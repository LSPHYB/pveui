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493757">
      <w:pPr>
        <w:spacing w:line="240" w:lineRule="auto"/>
        <w:ind w:firstLine="0" w:firstLineChars="0"/>
        <w:rPr>
          <w:rFonts w:ascii="Calibri" w:hAnsi="Calibri" w:cs="宋体"/>
          <w:b/>
          <w:bCs/>
          <w:kern w:val="44"/>
          <w:sz w:val="28"/>
          <w:szCs w:val="44"/>
        </w:rPr>
      </w:pPr>
    </w:p>
    <w:p w14:paraId="59DCFD80">
      <w:pPr>
        <w:spacing w:line="240" w:lineRule="auto"/>
        <w:ind w:firstLine="0" w:firstLineChars="0"/>
        <w:jc w:val="center"/>
        <w:rPr>
          <w:sz w:val="21"/>
        </w:rPr>
      </w:pPr>
      <w:r>
        <w:rPr>
          <w:sz w:val="36"/>
          <w:szCs w:val="36"/>
        </w:rPr>
        <w:drawing>
          <wp:inline distT="0" distB="0" distL="0" distR="0">
            <wp:extent cx="3648075" cy="781050"/>
            <wp:effectExtent l="0" t="0" r="9525" b="0"/>
            <wp:docPr id="1" name="图片 1"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648075" cy="781050"/>
                    </a:xfrm>
                    <a:prstGeom prst="rect">
                      <a:avLst/>
                    </a:prstGeom>
                    <a:noFill/>
                    <a:ln>
                      <a:noFill/>
                    </a:ln>
                  </pic:spPr>
                </pic:pic>
              </a:graphicData>
            </a:graphic>
          </wp:inline>
        </w:drawing>
      </w:r>
      <w:r>
        <w:rPr>
          <w:sz w:val="21"/>
        </w:rPr>
        <w:t xml:space="preserve">                     </w:t>
      </w:r>
    </w:p>
    <w:p w14:paraId="0DF60785">
      <w:pPr>
        <w:spacing w:before="312" w:beforeLines="100" w:line="240" w:lineRule="auto"/>
        <w:ind w:firstLine="0" w:firstLineChars="0"/>
        <w:jc w:val="center"/>
        <w:rPr>
          <w:b/>
          <w:sz w:val="72"/>
          <w:szCs w:val="52"/>
        </w:rPr>
      </w:pPr>
      <w:r>
        <w:rPr>
          <w:rFonts w:hint="eastAsia"/>
          <w:b/>
          <w:sz w:val="52"/>
          <w:szCs w:val="44"/>
        </w:rPr>
        <w:t>本科毕业论文（设计）</w:t>
      </w:r>
    </w:p>
    <w:p w14:paraId="328B41FF">
      <w:pPr>
        <w:spacing w:line="240" w:lineRule="auto"/>
        <w:ind w:firstLine="0" w:firstLineChars="0"/>
        <w:rPr>
          <w:sz w:val="52"/>
          <w:szCs w:val="52"/>
        </w:rPr>
      </w:pPr>
    </w:p>
    <w:p w14:paraId="236FB4D2">
      <w:pPr>
        <w:spacing w:line="240" w:lineRule="auto"/>
        <w:ind w:firstLine="563" w:firstLineChars="128"/>
        <w:rPr>
          <w:sz w:val="52"/>
          <w:szCs w:val="52"/>
        </w:rPr>
      </w:pPr>
      <w:r>
        <w:rPr>
          <w:rFonts w:hint="eastAsia" w:ascii="宋体" w:hAnsi="宋体"/>
          <w:sz w:val="44"/>
          <w:szCs w:val="44"/>
        </w:rPr>
        <w:t xml:space="preserve">题    目 </w:t>
      </w:r>
      <w:r>
        <w:rPr>
          <w:rFonts w:hint="eastAsia" w:ascii="宋体" w:hAnsi="宋体"/>
          <w:b/>
          <w:sz w:val="36"/>
          <w:szCs w:val="36"/>
          <w:u w:val="single"/>
        </w:rPr>
        <w:t xml:space="preserve"> 基于SDN的转发设备管理系统</w:t>
      </w:r>
      <w:r>
        <w:rPr>
          <w:rFonts w:hint="eastAsia" w:ascii="宋体" w:hAnsi="宋体"/>
          <w:b/>
          <w:sz w:val="18"/>
          <w:szCs w:val="18"/>
          <w:u w:val="single"/>
        </w:rPr>
        <w:t xml:space="preserve"> </w:t>
      </w:r>
    </w:p>
    <w:p w14:paraId="0F78A652">
      <w:pPr>
        <w:spacing w:line="240" w:lineRule="auto"/>
        <w:ind w:firstLine="0" w:firstLineChars="0"/>
        <w:rPr>
          <w:rFonts w:hint="eastAsia" w:ascii="宋体" w:hAnsi="宋体"/>
          <w:sz w:val="21"/>
        </w:rPr>
      </w:pPr>
    </w:p>
    <w:p w14:paraId="22915CF3">
      <w:pPr>
        <w:spacing w:line="240" w:lineRule="auto"/>
        <w:ind w:firstLine="460" w:firstLineChars="128"/>
        <w:rPr>
          <w:rFonts w:hint="eastAsia" w:ascii="宋体" w:hAnsi="宋体"/>
          <w:b/>
          <w:sz w:val="36"/>
          <w:szCs w:val="36"/>
          <w:u w:val="single"/>
        </w:rPr>
      </w:pPr>
      <w:r>
        <w:rPr>
          <w:rFonts w:hint="eastAsia" w:ascii="宋体" w:hAnsi="宋体"/>
          <w:sz w:val="36"/>
          <w:szCs w:val="36"/>
        </w:rPr>
        <w:t xml:space="preserve">          </w:t>
      </w:r>
      <w:r>
        <w:rPr>
          <w:rFonts w:hint="eastAsia" w:ascii="宋体" w:hAnsi="宋体"/>
          <w:sz w:val="60"/>
          <w:szCs w:val="60"/>
        </w:rPr>
        <w:t xml:space="preserve"> </w:t>
      </w:r>
      <w:r>
        <w:rPr>
          <w:rFonts w:hint="eastAsia" w:ascii="宋体" w:hAnsi="宋体"/>
          <w:b/>
          <w:sz w:val="36"/>
          <w:szCs w:val="36"/>
          <w:u w:val="single"/>
        </w:rPr>
        <w:t xml:space="preserve"> 设计与实现                </w:t>
      </w:r>
      <w:r>
        <w:rPr>
          <w:rFonts w:hint="eastAsia" w:ascii="宋体" w:hAnsi="宋体"/>
          <w:b/>
          <w:sz w:val="18"/>
          <w:szCs w:val="18"/>
          <w:u w:val="single"/>
        </w:rPr>
        <w:t xml:space="preserve"> </w:t>
      </w:r>
    </w:p>
    <w:p w14:paraId="3DA7A2DB">
      <w:pPr>
        <w:spacing w:line="540" w:lineRule="exact"/>
        <w:ind w:firstLine="0" w:firstLineChars="0"/>
        <w:rPr>
          <w:rFonts w:hint="eastAsia" w:ascii="宋体" w:hAnsi="宋体"/>
          <w:sz w:val="36"/>
          <w:szCs w:val="36"/>
        </w:rPr>
      </w:pPr>
    </w:p>
    <w:p w14:paraId="631F7776">
      <w:pPr>
        <w:spacing w:line="540" w:lineRule="exact"/>
        <w:ind w:firstLine="563" w:firstLineChars="128"/>
        <w:rPr>
          <w:rFonts w:hint="eastAsia" w:ascii="宋体" w:hAnsi="宋体"/>
          <w:b/>
          <w:sz w:val="36"/>
          <w:szCs w:val="36"/>
          <w:u w:val="single"/>
        </w:rPr>
      </w:pPr>
      <w:r>
        <w:rPr>
          <w:rFonts w:hint="eastAsia" w:ascii="宋体" w:hAnsi="宋体"/>
          <w:sz w:val="44"/>
          <w:szCs w:val="44"/>
        </w:rPr>
        <w:t xml:space="preserve">学    院 </w:t>
      </w:r>
      <w:r>
        <w:rPr>
          <w:rFonts w:hint="eastAsia" w:ascii="宋体" w:hAnsi="宋体"/>
          <w:b/>
          <w:sz w:val="36"/>
          <w:szCs w:val="36"/>
          <w:u w:val="single"/>
        </w:rPr>
        <w:t xml:space="preserve">        </w:t>
      </w:r>
      <w:r>
        <w:rPr>
          <w:rFonts w:hint="eastAsia" w:ascii="宋体" w:hAnsi="宋体"/>
          <w:b/>
          <w:sz w:val="32"/>
          <w:szCs w:val="32"/>
          <w:u w:val="single"/>
        </w:rPr>
        <w:t xml:space="preserve">人工智能学院 </w:t>
      </w:r>
      <w:r>
        <w:rPr>
          <w:rFonts w:hint="eastAsia" w:ascii="宋体" w:hAnsi="宋体"/>
          <w:b/>
          <w:sz w:val="36"/>
          <w:szCs w:val="36"/>
          <w:u w:val="single"/>
        </w:rPr>
        <w:t xml:space="preserve">        </w:t>
      </w:r>
    </w:p>
    <w:p w14:paraId="4936C3C8">
      <w:pPr>
        <w:spacing w:line="540" w:lineRule="exact"/>
        <w:ind w:firstLine="463" w:firstLineChars="128"/>
        <w:rPr>
          <w:rFonts w:hint="eastAsia" w:ascii="宋体" w:hAnsi="宋体"/>
          <w:b/>
          <w:sz w:val="36"/>
          <w:szCs w:val="36"/>
          <w:u w:val="single"/>
        </w:rPr>
      </w:pPr>
    </w:p>
    <w:p w14:paraId="5501A84C">
      <w:pPr>
        <w:spacing w:line="540" w:lineRule="exact"/>
        <w:ind w:firstLine="563" w:firstLineChars="128"/>
        <w:rPr>
          <w:rFonts w:hint="eastAsia" w:ascii="宋体" w:hAnsi="宋体"/>
          <w:sz w:val="36"/>
          <w:szCs w:val="36"/>
        </w:rPr>
      </w:pPr>
      <w:r>
        <w:rPr>
          <w:rFonts w:hint="eastAsia" w:ascii="宋体" w:hAnsi="宋体"/>
          <w:sz w:val="44"/>
          <w:szCs w:val="44"/>
        </w:rPr>
        <w:t>专    业</w:t>
      </w:r>
      <w:r>
        <w:rPr>
          <w:rFonts w:hint="eastAsia" w:ascii="宋体" w:hAnsi="宋体"/>
          <w:sz w:val="36"/>
          <w:szCs w:val="36"/>
        </w:rPr>
        <w:t xml:space="preserve"> </w:t>
      </w:r>
      <w:r>
        <w:rPr>
          <w:rFonts w:hint="eastAsia" w:ascii="宋体" w:hAnsi="宋体"/>
          <w:b/>
          <w:sz w:val="36"/>
          <w:szCs w:val="36"/>
          <w:u w:val="single"/>
        </w:rPr>
        <w:t xml:space="preserve">   </w:t>
      </w:r>
      <w:r>
        <w:rPr>
          <w:rFonts w:hint="eastAsia" w:ascii="宋体" w:hAnsi="宋体"/>
          <w:b/>
          <w:sz w:val="32"/>
          <w:szCs w:val="32"/>
          <w:u w:val="single"/>
        </w:rPr>
        <w:t xml:space="preserve">计算机科学与技术（专升本）  </w:t>
      </w:r>
    </w:p>
    <w:p w14:paraId="3BA240E1">
      <w:pPr>
        <w:spacing w:line="540" w:lineRule="exact"/>
        <w:ind w:left="425" w:hanging="424" w:hangingChars="118"/>
        <w:rPr>
          <w:rFonts w:hint="eastAsia" w:ascii="宋体" w:hAnsi="宋体"/>
          <w:sz w:val="36"/>
          <w:szCs w:val="36"/>
        </w:rPr>
      </w:pPr>
    </w:p>
    <w:p w14:paraId="5A9FC656">
      <w:pPr>
        <w:spacing w:line="540" w:lineRule="exact"/>
        <w:ind w:firstLine="0" w:firstLineChars="0"/>
        <w:rPr>
          <w:rFonts w:hint="default" w:ascii="宋体" w:hAnsi="宋体" w:eastAsia="宋体"/>
          <w:b/>
          <w:sz w:val="36"/>
          <w:szCs w:val="36"/>
          <w:u w:val="single"/>
          <w:lang w:val="en-US" w:eastAsia="zh-CN"/>
        </w:rPr>
      </w:pPr>
      <w:r>
        <w:rPr>
          <w:rFonts w:hint="eastAsia" w:ascii="宋体" w:hAnsi="宋体"/>
          <w:sz w:val="36"/>
          <w:szCs w:val="36"/>
        </w:rPr>
        <w:t xml:space="preserve">   </w:t>
      </w:r>
      <w:r>
        <w:rPr>
          <w:rFonts w:hint="eastAsia" w:ascii="宋体" w:hAnsi="宋体"/>
          <w:sz w:val="44"/>
          <w:szCs w:val="44"/>
        </w:rPr>
        <w:t xml:space="preserve">年级班级 </w:t>
      </w:r>
      <w:r>
        <w:rPr>
          <w:rFonts w:hint="eastAsia" w:ascii="宋体" w:hAnsi="宋体"/>
          <w:b/>
          <w:sz w:val="32"/>
          <w:szCs w:val="32"/>
          <w:u w:val="single"/>
        </w:rPr>
        <w:t xml:space="preserve">   </w:t>
      </w:r>
      <w:r>
        <w:rPr>
          <w:rFonts w:hint="eastAsia" w:ascii="宋体" w:hAnsi="宋体"/>
          <w:b/>
          <w:sz w:val="22"/>
          <w:szCs w:val="22"/>
          <w:u w:val="single"/>
        </w:rPr>
        <w:t xml:space="preserve"> </w:t>
      </w:r>
      <w:r>
        <w:rPr>
          <w:rFonts w:hint="eastAsia" w:ascii="宋体" w:hAnsi="宋体"/>
          <w:b/>
          <w:sz w:val="22"/>
          <w:szCs w:val="22"/>
          <w:u w:val="single"/>
          <w:lang w:val="en-US" w:eastAsia="zh-CN"/>
        </w:rPr>
        <w:t xml:space="preserve">                                          </w:t>
      </w:r>
    </w:p>
    <w:p w14:paraId="3E88BFD6">
      <w:pPr>
        <w:spacing w:line="540" w:lineRule="exact"/>
        <w:ind w:firstLine="0" w:firstLineChars="0"/>
        <w:rPr>
          <w:rFonts w:hint="eastAsia" w:ascii="宋体" w:hAnsi="宋体"/>
          <w:sz w:val="36"/>
          <w:szCs w:val="36"/>
        </w:rPr>
      </w:pPr>
    </w:p>
    <w:p w14:paraId="1F34527B">
      <w:pPr>
        <w:spacing w:line="540" w:lineRule="exact"/>
        <w:ind w:firstLine="0" w:firstLineChars="0"/>
        <w:rPr>
          <w:rFonts w:hint="default" w:ascii="宋体" w:hAnsi="宋体" w:eastAsia="宋体"/>
          <w:sz w:val="36"/>
          <w:szCs w:val="36"/>
          <w:lang w:val="en-US" w:eastAsia="zh-CN"/>
        </w:rPr>
      </w:pPr>
      <w:r>
        <w:rPr>
          <w:rFonts w:hint="eastAsia" w:ascii="宋体" w:hAnsi="宋体"/>
          <w:sz w:val="36"/>
          <w:szCs w:val="36"/>
        </w:rPr>
        <w:t xml:space="preserve">   </w:t>
      </w:r>
      <w:r>
        <w:rPr>
          <w:rFonts w:hint="eastAsia" w:ascii="宋体" w:hAnsi="宋体"/>
          <w:sz w:val="44"/>
          <w:szCs w:val="44"/>
        </w:rPr>
        <w:t xml:space="preserve">学    号 </w:t>
      </w:r>
      <w:r>
        <w:rPr>
          <w:rFonts w:hint="eastAsia" w:ascii="宋体" w:hAnsi="宋体"/>
          <w:b/>
          <w:sz w:val="32"/>
          <w:szCs w:val="32"/>
          <w:u w:val="single"/>
        </w:rPr>
        <w:t xml:space="preserve">                </w:t>
      </w:r>
      <w:r>
        <w:rPr>
          <w:rFonts w:hint="eastAsia" w:ascii="宋体" w:hAnsi="宋体"/>
          <w:b/>
          <w:sz w:val="32"/>
          <w:szCs w:val="32"/>
          <w:u w:val="single"/>
          <w:lang w:val="en-US" w:eastAsia="zh-CN"/>
        </w:rPr>
        <w:t xml:space="preserve">                </w:t>
      </w:r>
      <w:bookmarkStart w:id="258" w:name="_GoBack"/>
      <w:bookmarkEnd w:id="258"/>
    </w:p>
    <w:p w14:paraId="354CF514">
      <w:pPr>
        <w:spacing w:line="540" w:lineRule="exact"/>
        <w:ind w:firstLine="0" w:firstLineChars="0"/>
        <w:rPr>
          <w:rFonts w:hint="eastAsia" w:ascii="宋体" w:hAnsi="宋体"/>
          <w:sz w:val="36"/>
          <w:szCs w:val="36"/>
        </w:rPr>
      </w:pPr>
    </w:p>
    <w:p w14:paraId="6462C32D">
      <w:pPr>
        <w:spacing w:line="540" w:lineRule="exact"/>
        <w:ind w:firstLine="0" w:firstLineChars="0"/>
        <w:rPr>
          <w:rFonts w:hint="eastAsia" w:ascii="宋体" w:hAnsi="宋体"/>
          <w:sz w:val="36"/>
          <w:szCs w:val="36"/>
        </w:rPr>
      </w:pPr>
      <w:r>
        <w:rPr>
          <w:rFonts w:hint="eastAsia" w:ascii="宋体" w:hAnsi="宋体"/>
          <w:sz w:val="36"/>
          <w:szCs w:val="36"/>
        </w:rPr>
        <w:t xml:space="preserve">   </w:t>
      </w:r>
      <w:r>
        <w:rPr>
          <w:rFonts w:hint="eastAsia" w:ascii="宋体" w:hAnsi="宋体"/>
          <w:sz w:val="44"/>
          <w:szCs w:val="44"/>
        </w:rPr>
        <w:t xml:space="preserve">学生姓名 </w:t>
      </w:r>
      <w:r>
        <w:rPr>
          <w:rFonts w:hint="eastAsia" w:ascii="宋体" w:hAnsi="宋体"/>
          <w:b/>
          <w:sz w:val="32"/>
          <w:szCs w:val="32"/>
          <w:u w:val="single"/>
        </w:rPr>
        <w:t xml:space="preserve">                         </w:t>
      </w:r>
    </w:p>
    <w:p w14:paraId="3BE6770E">
      <w:pPr>
        <w:spacing w:line="540" w:lineRule="exact"/>
        <w:ind w:firstLine="0" w:firstLineChars="0"/>
        <w:rPr>
          <w:rFonts w:hint="eastAsia" w:ascii="宋体" w:hAnsi="宋体"/>
          <w:sz w:val="36"/>
          <w:szCs w:val="36"/>
        </w:rPr>
      </w:pPr>
    </w:p>
    <w:p w14:paraId="13722888">
      <w:pPr>
        <w:spacing w:line="540" w:lineRule="exact"/>
        <w:ind w:firstLine="563" w:firstLineChars="128"/>
        <w:rPr>
          <w:rFonts w:hint="eastAsia" w:ascii="宋体" w:hAnsi="宋体"/>
          <w:sz w:val="36"/>
          <w:szCs w:val="36"/>
        </w:rPr>
      </w:pPr>
      <w:r>
        <w:rPr>
          <w:rFonts w:hint="eastAsia" w:ascii="宋体" w:hAnsi="宋体"/>
          <w:sz w:val="44"/>
          <w:szCs w:val="44"/>
        </w:rPr>
        <w:t>指导教师</w:t>
      </w:r>
      <w:r>
        <w:rPr>
          <w:rFonts w:hint="eastAsia" w:ascii="宋体" w:hAnsi="宋体"/>
          <w:sz w:val="36"/>
          <w:szCs w:val="36"/>
        </w:rPr>
        <w:t xml:space="preserve"> </w:t>
      </w:r>
      <w:r>
        <w:rPr>
          <w:rFonts w:hint="eastAsia" w:ascii="宋体" w:hAnsi="宋体"/>
          <w:b/>
          <w:sz w:val="36"/>
          <w:szCs w:val="36"/>
          <w:u w:val="single"/>
        </w:rPr>
        <w:t xml:space="preserve">   </w:t>
      </w:r>
      <w:r>
        <w:rPr>
          <w:rFonts w:hint="eastAsia" w:ascii="宋体" w:hAnsi="宋体"/>
          <w:b/>
          <w:sz w:val="32"/>
          <w:szCs w:val="32"/>
          <w:u w:val="single"/>
        </w:rPr>
        <w:t xml:space="preserve">钟植任 </w:t>
      </w:r>
      <w:r>
        <w:rPr>
          <w:rFonts w:hint="eastAsia" w:ascii="宋体" w:hAnsi="宋体"/>
          <w:b/>
          <w:sz w:val="36"/>
          <w:szCs w:val="36"/>
          <w:u w:val="single"/>
        </w:rPr>
        <w:t xml:space="preserve">  </w:t>
      </w:r>
      <w:r>
        <w:rPr>
          <w:rFonts w:hint="eastAsia" w:ascii="宋体" w:hAnsi="宋体"/>
          <w:sz w:val="44"/>
          <w:szCs w:val="44"/>
        </w:rPr>
        <w:t>职称</w:t>
      </w:r>
      <w:r>
        <w:rPr>
          <w:rFonts w:hint="eastAsia" w:ascii="宋体" w:hAnsi="宋体"/>
          <w:sz w:val="36"/>
          <w:szCs w:val="36"/>
        </w:rPr>
        <w:t xml:space="preserve"> </w:t>
      </w:r>
      <w:r>
        <w:rPr>
          <w:rFonts w:hint="eastAsia" w:ascii="宋体" w:hAnsi="宋体"/>
          <w:b/>
          <w:sz w:val="36"/>
          <w:szCs w:val="36"/>
          <w:u w:val="single"/>
        </w:rPr>
        <w:t xml:space="preserve">   </w:t>
      </w:r>
      <w:r>
        <w:rPr>
          <w:rFonts w:hint="eastAsia" w:ascii="宋体" w:hAnsi="宋体"/>
          <w:b/>
          <w:sz w:val="32"/>
          <w:szCs w:val="32"/>
          <w:u w:val="single"/>
        </w:rPr>
        <w:t>讲师</w:t>
      </w:r>
      <w:r>
        <w:rPr>
          <w:rFonts w:hint="eastAsia" w:ascii="宋体" w:hAnsi="宋体"/>
          <w:b/>
          <w:sz w:val="36"/>
          <w:szCs w:val="36"/>
          <w:u w:val="single"/>
        </w:rPr>
        <w:t xml:space="preserve">    </w:t>
      </w:r>
    </w:p>
    <w:p w14:paraId="1D89B815">
      <w:pPr>
        <w:spacing w:line="240" w:lineRule="auto"/>
        <w:ind w:firstLine="0" w:firstLineChars="0"/>
        <w:rPr>
          <w:rFonts w:eastAsia="华文楷体"/>
          <w:b/>
          <w:sz w:val="48"/>
          <w:szCs w:val="48"/>
        </w:rPr>
      </w:pPr>
    </w:p>
    <w:p w14:paraId="4767CCD4">
      <w:pPr>
        <w:spacing w:line="240" w:lineRule="auto"/>
        <w:ind w:firstLine="0" w:firstLineChars="0"/>
        <w:rPr>
          <w:rFonts w:ascii="Calibri" w:hAnsi="Calibri" w:cs="宋体"/>
          <w:b/>
          <w:bCs/>
          <w:kern w:val="44"/>
          <w:sz w:val="28"/>
          <w:szCs w:val="44"/>
        </w:rPr>
      </w:pPr>
    </w:p>
    <w:p w14:paraId="7429BAA1">
      <w:pPr>
        <w:spacing w:line="480" w:lineRule="auto"/>
        <w:ind w:firstLine="719" w:firstLineChars="199"/>
        <w:jc w:val="left"/>
        <w:rPr>
          <w:rFonts w:hint="eastAsia" w:ascii="宋体" w:hAnsi="宋体"/>
          <w:b/>
          <w:sz w:val="36"/>
          <w:szCs w:val="36"/>
          <w:u w:val="single"/>
        </w:rPr>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cols w:space="425" w:num="1"/>
          <w:docGrid w:type="lines" w:linePitch="312" w:charSpace="0"/>
        </w:sectPr>
      </w:pPr>
    </w:p>
    <w:sdt>
      <w:sdtPr>
        <w:rPr>
          <w:rFonts w:hint="eastAsia" w:ascii="黑体" w:hAnsi="黑体" w:eastAsia="黑体" w:cs="黑体"/>
          <w:b/>
          <w:bCs/>
          <w:sz w:val="32"/>
          <w:szCs w:val="32"/>
        </w:rPr>
        <w:id w:val="147483469"/>
        <w15:color w:val="DBDBDB"/>
        <w:docPartObj>
          <w:docPartGallery w:val="Table of Contents"/>
          <w:docPartUnique/>
        </w:docPartObj>
      </w:sdtPr>
      <w:sdtEndPr>
        <w:rPr>
          <w:rFonts w:hint="eastAsia" w:ascii="Times New Roman" w:hAnsi="Times New Roman" w:eastAsia="宋体" w:cs="Times New Roman"/>
          <w:b/>
          <w:bCs/>
          <w:sz w:val="24"/>
          <w:szCs w:val="24"/>
        </w:rPr>
      </w:sdtEndPr>
      <w:sdtContent>
        <w:p w14:paraId="3F1DB43A">
          <w:pPr>
            <w:spacing w:line="240" w:lineRule="auto"/>
            <w:ind w:firstLine="0" w:firstLineChars="0"/>
            <w:jc w:val="center"/>
            <w:rPr>
              <w:rFonts w:hint="eastAsia" w:ascii="黑体" w:hAnsi="黑体" w:eastAsia="黑体" w:cs="黑体"/>
              <w:b/>
              <w:bCs/>
              <w:sz w:val="32"/>
              <w:szCs w:val="32"/>
            </w:rPr>
          </w:pPr>
          <w:r>
            <w:rPr>
              <w:rFonts w:hint="eastAsia" w:ascii="黑体" w:hAnsi="黑体" w:eastAsia="黑体" w:cs="黑体"/>
              <w:b/>
              <w:bCs/>
              <w:sz w:val="32"/>
              <w:szCs w:val="32"/>
            </w:rPr>
            <w:t>目  录</w:t>
          </w:r>
          <w:r>
            <w:rPr>
              <w:rFonts w:eastAsia="黑体"/>
              <w:b/>
              <w:sz w:val="30"/>
            </w:rPr>
            <w:fldChar w:fldCharType="begin"/>
          </w:r>
          <w:r>
            <w:instrText xml:space="preserve">TOC \o "1-3" \h \u </w:instrText>
          </w:r>
          <w:r>
            <w:rPr>
              <w:rFonts w:eastAsia="黑体"/>
              <w:b/>
              <w:sz w:val="30"/>
            </w:rPr>
            <w:fldChar w:fldCharType="separate"/>
          </w:r>
        </w:p>
        <w:p w14:paraId="7197E936">
          <w:pPr>
            <w:pStyle w:val="16"/>
            <w:tabs>
              <w:tab w:val="right" w:leader="dot" w:pos="8296"/>
            </w:tabs>
            <w:rPr>
              <w:rFonts w:asciiTheme="minorHAnsi" w:hAnsiTheme="minorHAnsi" w:eastAsiaTheme="minorEastAsia" w:cstheme="minorBidi"/>
              <w:b w:val="0"/>
              <w:sz w:val="22"/>
              <w14:ligatures w14:val="standardContextual"/>
            </w:rPr>
          </w:pPr>
          <w:r>
            <w:fldChar w:fldCharType="begin"/>
          </w:r>
          <w:r>
            <w:instrText xml:space="preserve"> HYPERLINK \l "_Toc196330120" </w:instrText>
          </w:r>
          <w:r>
            <w:fldChar w:fldCharType="separate"/>
          </w:r>
          <w:r>
            <w:rPr>
              <w:rStyle w:val="25"/>
              <w:rFonts w:hint="eastAsia" w:ascii="黑体" w:hAnsi="黑体" w:cs="黑体"/>
              <w:bCs/>
            </w:rPr>
            <w:t>摘要</w:t>
          </w:r>
          <w:r>
            <w:rPr>
              <w:rFonts w:hint="eastAsia"/>
            </w:rPr>
            <w:tab/>
          </w:r>
          <w:r>
            <w:rPr>
              <w:rFonts w:hint="eastAsia"/>
            </w:rPr>
            <w:fldChar w:fldCharType="begin"/>
          </w:r>
          <w:r>
            <w:rPr>
              <w:rFonts w:hint="eastAsia"/>
            </w:rPr>
            <w:instrText xml:space="preserve"> </w:instrText>
          </w:r>
          <w:r>
            <w:instrText xml:space="preserve">PAGEREF _Toc196330120 \h</w:instrText>
          </w:r>
          <w:r>
            <w:rPr>
              <w:rFonts w:hint="eastAsia"/>
            </w:rPr>
            <w:instrText xml:space="preserve"> </w:instrText>
          </w:r>
          <w:r>
            <w:rPr>
              <w:rFonts w:hint="eastAsia"/>
            </w:rPr>
            <w:fldChar w:fldCharType="separate"/>
          </w:r>
          <w:r>
            <w:t>I</w:t>
          </w:r>
          <w:r>
            <w:rPr>
              <w:rFonts w:hint="eastAsia"/>
            </w:rPr>
            <w:fldChar w:fldCharType="end"/>
          </w:r>
          <w:r>
            <w:rPr>
              <w:rFonts w:hint="eastAsia"/>
            </w:rPr>
            <w:fldChar w:fldCharType="end"/>
          </w:r>
        </w:p>
        <w:p w14:paraId="6BDABC25">
          <w:pPr>
            <w:pStyle w:val="16"/>
            <w:tabs>
              <w:tab w:val="right" w:leader="dot" w:pos="8296"/>
            </w:tabs>
            <w:rPr>
              <w:rFonts w:asciiTheme="minorHAnsi" w:hAnsiTheme="minorHAnsi" w:eastAsiaTheme="minorEastAsia" w:cstheme="minorBidi"/>
              <w:b w:val="0"/>
              <w:sz w:val="22"/>
              <w14:ligatures w14:val="standardContextual"/>
            </w:rPr>
          </w:pPr>
          <w:r>
            <w:fldChar w:fldCharType="begin"/>
          </w:r>
          <w:r>
            <w:instrText xml:space="preserve"> HYPERLINK \l "_Toc196330121" </w:instrText>
          </w:r>
          <w:r>
            <w:fldChar w:fldCharType="separate"/>
          </w:r>
          <w:r>
            <w:rPr>
              <w:rStyle w:val="25"/>
              <w:rFonts w:hint="eastAsia"/>
            </w:rPr>
            <w:t>Abstract</w:t>
          </w:r>
          <w:r>
            <w:rPr>
              <w:rFonts w:hint="eastAsia"/>
            </w:rPr>
            <w:tab/>
          </w:r>
          <w:r>
            <w:rPr>
              <w:rFonts w:hint="eastAsia"/>
            </w:rPr>
            <w:fldChar w:fldCharType="begin"/>
          </w:r>
          <w:r>
            <w:rPr>
              <w:rFonts w:hint="eastAsia"/>
            </w:rPr>
            <w:instrText xml:space="preserve"> </w:instrText>
          </w:r>
          <w:r>
            <w:instrText xml:space="preserve">PAGEREF _Toc196330121 \h</w:instrText>
          </w:r>
          <w:r>
            <w:rPr>
              <w:rFonts w:hint="eastAsia"/>
            </w:rPr>
            <w:instrText xml:space="preserve"> </w:instrText>
          </w:r>
          <w:r>
            <w:rPr>
              <w:rFonts w:hint="eastAsia"/>
            </w:rPr>
            <w:fldChar w:fldCharType="separate"/>
          </w:r>
          <w:r>
            <w:t>II</w:t>
          </w:r>
          <w:r>
            <w:rPr>
              <w:rFonts w:hint="eastAsia"/>
            </w:rPr>
            <w:fldChar w:fldCharType="end"/>
          </w:r>
          <w:r>
            <w:rPr>
              <w:rFonts w:hint="eastAsia"/>
            </w:rPr>
            <w:fldChar w:fldCharType="end"/>
          </w:r>
        </w:p>
        <w:p w14:paraId="4170B746">
          <w:pPr>
            <w:pStyle w:val="16"/>
            <w:tabs>
              <w:tab w:val="right" w:leader="dot" w:pos="8296"/>
            </w:tabs>
            <w:rPr>
              <w:rFonts w:asciiTheme="minorHAnsi" w:hAnsiTheme="minorHAnsi" w:eastAsiaTheme="minorEastAsia" w:cstheme="minorBidi"/>
              <w:b w:val="0"/>
              <w:sz w:val="22"/>
              <w14:ligatures w14:val="standardContextual"/>
            </w:rPr>
          </w:pPr>
          <w:r>
            <w:fldChar w:fldCharType="begin"/>
          </w:r>
          <w:r>
            <w:instrText xml:space="preserve"> HYPERLINK \l "_Toc196330122" </w:instrText>
          </w:r>
          <w:r>
            <w:fldChar w:fldCharType="separate"/>
          </w:r>
          <w:r>
            <w:rPr>
              <w:rStyle w:val="25"/>
              <w:rFonts w:hint="eastAsia"/>
            </w:rPr>
            <w:t>1 绪论</w:t>
          </w:r>
          <w:r>
            <w:rPr>
              <w:rFonts w:hint="eastAsia"/>
            </w:rPr>
            <w:tab/>
          </w:r>
          <w:r>
            <w:rPr>
              <w:rFonts w:hint="eastAsia"/>
            </w:rPr>
            <w:fldChar w:fldCharType="begin"/>
          </w:r>
          <w:r>
            <w:rPr>
              <w:rFonts w:hint="eastAsia"/>
            </w:rPr>
            <w:instrText xml:space="preserve"> </w:instrText>
          </w:r>
          <w:r>
            <w:instrText xml:space="preserve">PAGEREF _Toc196330122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C33DE8F">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"_Toc196330123" </w:instrText>
          </w:r>
          <w:r>
            <w:fldChar w:fldCharType="separate"/>
          </w:r>
          <w:r>
            <w:rPr>
              <w:rStyle w:val="25"/>
              <w:rFonts w:hint="eastAsia"/>
            </w:rPr>
            <w:t>1.1 选题的背景</w:t>
          </w:r>
          <w:r>
            <w:rPr>
              <w:rFonts w:hint="eastAsia"/>
            </w:rPr>
            <w:tab/>
          </w:r>
          <w:r>
            <w:rPr>
              <w:rFonts w:hint="eastAsia"/>
            </w:rPr>
            <w:fldChar w:fldCharType="begin"/>
          </w:r>
          <w:r>
            <w:rPr>
              <w:rFonts w:hint="eastAsia"/>
            </w:rPr>
            <w:instrText xml:space="preserve"> </w:instrText>
          </w:r>
          <w:r>
            <w:instrText xml:space="preserve">PAGEREF _Toc196330123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CEDDD88">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"_Toc196330124" </w:instrText>
          </w:r>
          <w:r>
            <w:fldChar w:fldCharType="separate"/>
          </w:r>
          <w:r>
            <w:rPr>
              <w:rStyle w:val="25"/>
              <w:rFonts w:hint="eastAsia"/>
            </w:rPr>
            <w:t>1.2 选题的目的和意义</w:t>
          </w:r>
          <w:r>
            <w:rPr>
              <w:rFonts w:hint="eastAsia"/>
            </w:rPr>
            <w:tab/>
          </w:r>
          <w:r>
            <w:rPr>
              <w:rFonts w:hint="eastAsia"/>
            </w:rPr>
            <w:fldChar w:fldCharType="begin"/>
          </w:r>
          <w:r>
            <w:rPr>
              <w:rFonts w:hint="eastAsia"/>
            </w:rPr>
            <w:instrText xml:space="preserve"> </w:instrText>
          </w:r>
          <w:r>
            <w:instrText xml:space="preserve">PAGEREF _Toc196330124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C586C1F">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"_Toc196330125" </w:instrText>
          </w:r>
          <w:r>
            <w:fldChar w:fldCharType="separate"/>
          </w:r>
          <w:r>
            <w:rPr>
              <w:rStyle w:val="25"/>
              <w:rFonts w:hint="eastAsia"/>
            </w:rPr>
            <w:t>1.3 国内外研究现状</w:t>
          </w:r>
          <w:r>
            <w:rPr>
              <w:rFonts w:hint="eastAsia"/>
            </w:rPr>
            <w:tab/>
          </w:r>
          <w:r>
            <w:rPr>
              <w:rFonts w:hint="eastAsia"/>
            </w:rPr>
            <w:fldChar w:fldCharType="begin"/>
          </w:r>
          <w:r>
            <w:rPr>
              <w:rFonts w:hint="eastAsia"/>
            </w:rPr>
            <w:instrText xml:space="preserve"> </w:instrText>
          </w:r>
          <w:r>
            <w:instrText xml:space="preserve">PAGEREF _Toc196330125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0738A035">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"_Toc196330126" </w:instrText>
          </w:r>
          <w:r>
            <w:fldChar w:fldCharType="separate"/>
          </w:r>
          <w:r>
            <w:rPr>
              <w:rStyle w:val="25"/>
              <w:rFonts w:hint="eastAsia"/>
            </w:rPr>
            <w:t>1.4 研究内容</w:t>
          </w:r>
          <w:r>
            <w:rPr>
              <w:rFonts w:hint="eastAsia"/>
            </w:rPr>
            <w:tab/>
          </w:r>
          <w:r>
            <w:rPr>
              <w:rFonts w:hint="eastAsia"/>
            </w:rPr>
            <w:fldChar w:fldCharType="begin"/>
          </w:r>
          <w:r>
            <w:rPr>
              <w:rFonts w:hint="eastAsia"/>
            </w:rPr>
            <w:instrText xml:space="preserve"> </w:instrText>
          </w:r>
          <w:r>
            <w:instrText xml:space="preserve">PAGEREF _Toc196330126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266B48C">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"_Toc196330127" </w:instrText>
          </w:r>
          <w:r>
            <w:fldChar w:fldCharType="separate"/>
          </w:r>
          <w:r>
            <w:rPr>
              <w:rStyle w:val="25"/>
              <w:rFonts w:hint="eastAsia"/>
            </w:rPr>
            <w:t>1.5 研究方法</w:t>
          </w:r>
          <w:r>
            <w:rPr>
              <w:rFonts w:hint="eastAsia"/>
            </w:rPr>
            <w:tab/>
          </w:r>
          <w:r>
            <w:rPr>
              <w:rFonts w:hint="eastAsia"/>
            </w:rPr>
            <w:fldChar w:fldCharType="begin"/>
          </w:r>
          <w:r>
            <w:rPr>
              <w:rFonts w:hint="eastAsia"/>
            </w:rPr>
            <w:instrText xml:space="preserve"> </w:instrText>
          </w:r>
          <w:r>
            <w:instrText xml:space="preserve">PAGEREF _Toc196330127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5929278A">
          <w:pPr>
            <w:pStyle w:val="16"/>
            <w:tabs>
              <w:tab w:val="right" w:leader="dot" w:pos="8296"/>
            </w:tabs>
            <w:rPr>
              <w:rFonts w:asciiTheme="minorHAnsi" w:hAnsiTheme="minorHAnsi" w:eastAsiaTheme="minorEastAsia" w:cstheme="minorBidi"/>
              <w:b w:val="0"/>
              <w:sz w:val="22"/>
              <w14:ligatures w14:val="standardContextual"/>
            </w:rPr>
          </w:pPr>
          <w:r>
            <w:fldChar w:fldCharType="begin"/>
          </w:r>
          <w:r>
            <w:instrText xml:space="preserve"> HYPERLINK \l "_Toc196330128" </w:instrText>
          </w:r>
          <w:r>
            <w:fldChar w:fldCharType="separate"/>
          </w:r>
          <w:r>
            <w:rPr>
              <w:rStyle w:val="25"/>
              <w:rFonts w:hint="eastAsia"/>
            </w:rPr>
            <w:t>2 系统相关理论与关键技术</w:t>
          </w:r>
          <w:r>
            <w:rPr>
              <w:rFonts w:hint="eastAsia"/>
            </w:rPr>
            <w:tab/>
          </w:r>
          <w:r>
            <w:rPr>
              <w:rFonts w:hint="eastAsia"/>
            </w:rPr>
            <w:fldChar w:fldCharType="begin"/>
          </w:r>
          <w:r>
            <w:rPr>
              <w:rFonts w:hint="eastAsia"/>
            </w:rPr>
            <w:instrText xml:space="preserve"> </w:instrText>
          </w:r>
          <w:r>
            <w:instrText xml:space="preserve">PAGEREF _Toc196330128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ADEBA51">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"_Toc196330129" </w:instrText>
          </w:r>
          <w:r>
            <w:fldChar w:fldCharType="separate"/>
          </w:r>
          <w:r>
            <w:rPr>
              <w:rStyle w:val="25"/>
              <w:rFonts w:hint="eastAsia"/>
            </w:rPr>
            <w:t>2.1 SDN技术</w:t>
          </w:r>
          <w:r>
            <w:rPr>
              <w:rFonts w:hint="eastAsia"/>
            </w:rPr>
            <w:tab/>
          </w:r>
          <w:r>
            <w:rPr>
              <w:rFonts w:hint="eastAsia"/>
            </w:rPr>
            <w:fldChar w:fldCharType="begin"/>
          </w:r>
          <w:r>
            <w:rPr>
              <w:rFonts w:hint="eastAsia"/>
            </w:rPr>
            <w:instrText xml:space="preserve"> </w:instrText>
          </w:r>
          <w:r>
            <w:instrText xml:space="preserve">PAGEREF _Toc196330129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D9E7F74">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"_Toc196330130" </w:instrText>
          </w:r>
          <w:r>
            <w:fldChar w:fldCharType="separate"/>
          </w:r>
          <w:r>
            <w:rPr>
              <w:rStyle w:val="25"/>
              <w:rFonts w:hint="eastAsia"/>
            </w:rPr>
            <w:t>2.2 Ryu控制器</w:t>
          </w:r>
          <w:r>
            <w:rPr>
              <w:rFonts w:hint="eastAsia"/>
            </w:rPr>
            <w:tab/>
          </w:r>
          <w:r>
            <w:rPr>
              <w:rFonts w:hint="eastAsia"/>
            </w:rPr>
            <w:fldChar w:fldCharType="begin"/>
          </w:r>
          <w:r>
            <w:rPr>
              <w:rFonts w:hint="eastAsia"/>
            </w:rPr>
            <w:instrText xml:space="preserve"> </w:instrText>
          </w:r>
          <w:r>
            <w:instrText xml:space="preserve">PAGEREF _Toc196330130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748C70A9">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"_Toc196330131" </w:instrText>
          </w:r>
          <w:r>
            <w:fldChar w:fldCharType="separate"/>
          </w:r>
          <w:r>
            <w:rPr>
              <w:rStyle w:val="25"/>
              <w:rFonts w:hint="eastAsia"/>
            </w:rPr>
            <w:t>2.3 Mininet仿真网络</w:t>
          </w:r>
          <w:r>
            <w:rPr>
              <w:rFonts w:hint="eastAsia"/>
            </w:rPr>
            <w:tab/>
          </w:r>
          <w:r>
            <w:rPr>
              <w:rFonts w:hint="eastAsia"/>
            </w:rPr>
            <w:fldChar w:fldCharType="begin"/>
          </w:r>
          <w:r>
            <w:rPr>
              <w:rFonts w:hint="eastAsia"/>
            </w:rPr>
            <w:instrText xml:space="preserve"> </w:instrText>
          </w:r>
          <w:r>
            <w:instrText xml:space="preserve">PAGEREF _Toc196330131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ACAF669">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"_Toc196330132" </w:instrText>
          </w:r>
          <w:r>
            <w:fldChar w:fldCharType="separate"/>
          </w:r>
          <w:r>
            <w:rPr>
              <w:rStyle w:val="25"/>
              <w:rFonts w:hint="eastAsia"/>
            </w:rPr>
            <w:t>2.4 Django+DRF</w:t>
          </w:r>
          <w:r>
            <w:rPr>
              <w:rFonts w:hint="eastAsia"/>
            </w:rPr>
            <w:tab/>
          </w:r>
          <w:r>
            <w:rPr>
              <w:rFonts w:hint="eastAsia"/>
            </w:rPr>
            <w:fldChar w:fldCharType="begin"/>
          </w:r>
          <w:r>
            <w:rPr>
              <w:rFonts w:hint="eastAsia"/>
            </w:rPr>
            <w:instrText xml:space="preserve"> </w:instrText>
          </w:r>
          <w:r>
            <w:instrText xml:space="preserve">PAGEREF _Toc196330132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75BED17">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"_Toc196330133" </w:instrText>
          </w:r>
          <w:r>
            <w:fldChar w:fldCharType="separate"/>
          </w:r>
          <w:r>
            <w:rPr>
              <w:rStyle w:val="25"/>
              <w:rFonts w:hint="eastAsia"/>
            </w:rPr>
            <w:t>2.5 Vue 3+Element Plus</w:t>
          </w:r>
          <w:r>
            <w:rPr>
              <w:rFonts w:hint="eastAsia"/>
            </w:rPr>
            <w:tab/>
          </w:r>
          <w:r>
            <w:rPr>
              <w:rFonts w:hint="eastAsia"/>
            </w:rPr>
            <w:fldChar w:fldCharType="begin"/>
          </w:r>
          <w:r>
            <w:rPr>
              <w:rFonts w:hint="eastAsia"/>
            </w:rPr>
            <w:instrText xml:space="preserve"> </w:instrText>
          </w:r>
          <w:r>
            <w:instrText xml:space="preserve">PAGEREF _Toc196330133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CA3681E">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"_Toc196330134" </w:instrText>
          </w:r>
          <w:r>
            <w:fldChar w:fldCharType="separate"/>
          </w:r>
          <w:r>
            <w:rPr>
              <w:rStyle w:val="25"/>
              <w:rFonts w:hint="eastAsia"/>
            </w:rPr>
            <w:t>2.6 MYSQL数据库</w:t>
          </w:r>
          <w:r>
            <w:rPr>
              <w:rFonts w:hint="eastAsia"/>
            </w:rPr>
            <w:tab/>
          </w:r>
          <w:r>
            <w:rPr>
              <w:rFonts w:hint="eastAsia"/>
            </w:rPr>
            <w:fldChar w:fldCharType="begin"/>
          </w:r>
          <w:r>
            <w:rPr>
              <w:rFonts w:hint="eastAsia"/>
            </w:rPr>
            <w:instrText xml:space="preserve"> </w:instrText>
          </w:r>
          <w:r>
            <w:instrText xml:space="preserve">PAGEREF _Toc196330134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3DE1BCB">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"_Toc196330135" </w:instrText>
          </w:r>
          <w:r>
            <w:fldChar w:fldCharType="separate"/>
          </w:r>
          <w:r>
            <w:rPr>
              <w:rStyle w:val="25"/>
              <w:rFonts w:hint="eastAsia"/>
            </w:rPr>
            <w:t>2.7 本章小结</w:t>
          </w:r>
          <w:r>
            <w:rPr>
              <w:rFonts w:hint="eastAsia"/>
            </w:rPr>
            <w:tab/>
          </w:r>
          <w:r>
            <w:rPr>
              <w:rFonts w:hint="eastAsia"/>
            </w:rPr>
            <w:fldChar w:fldCharType="begin"/>
          </w:r>
          <w:r>
            <w:rPr>
              <w:rFonts w:hint="eastAsia"/>
            </w:rPr>
            <w:instrText xml:space="preserve"> </w:instrText>
          </w:r>
          <w:r>
            <w:instrText xml:space="preserve">PAGEREF _Toc196330135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ADD0CDD">
          <w:pPr>
            <w:pStyle w:val="16"/>
            <w:tabs>
              <w:tab w:val="right" w:leader="dot" w:pos="8296"/>
            </w:tabs>
            <w:rPr>
              <w:rFonts w:asciiTheme="minorHAnsi" w:hAnsiTheme="minorHAnsi" w:eastAsiaTheme="minorEastAsia" w:cstheme="minorBidi"/>
              <w:b w:val="0"/>
              <w:sz w:val="22"/>
              <w14:ligatures w14:val="standardContextual"/>
            </w:rPr>
          </w:pPr>
          <w:r>
            <w:fldChar w:fldCharType="begin"/>
          </w:r>
          <w:r>
            <w:instrText xml:space="preserve"> HYPERLINK \l "_Toc196330136" </w:instrText>
          </w:r>
          <w:r>
            <w:fldChar w:fldCharType="separate"/>
          </w:r>
          <w:r>
            <w:rPr>
              <w:rStyle w:val="25"/>
              <w:rFonts w:hint="eastAsia"/>
            </w:rPr>
            <w:t>3 系统分析</w:t>
          </w:r>
          <w:r>
            <w:rPr>
              <w:rFonts w:hint="eastAsia"/>
            </w:rPr>
            <w:tab/>
          </w:r>
          <w:r>
            <w:rPr>
              <w:rFonts w:hint="eastAsia"/>
            </w:rPr>
            <w:fldChar w:fldCharType="begin"/>
          </w:r>
          <w:r>
            <w:rPr>
              <w:rFonts w:hint="eastAsia"/>
            </w:rPr>
            <w:instrText xml:space="preserve"> </w:instrText>
          </w:r>
          <w:r>
            <w:instrText xml:space="preserve">PAGEREF _Toc196330136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3D437D7C">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"_Toc196330137" </w:instrText>
          </w:r>
          <w:r>
            <w:fldChar w:fldCharType="separate"/>
          </w:r>
          <w:r>
            <w:rPr>
              <w:rStyle w:val="25"/>
              <w:rFonts w:hint="eastAsia"/>
            </w:rPr>
            <w:t>3.1 系统可行性分析</w:t>
          </w:r>
          <w:r>
            <w:rPr>
              <w:rFonts w:hint="eastAsia"/>
            </w:rPr>
            <w:tab/>
          </w:r>
          <w:r>
            <w:rPr>
              <w:rFonts w:hint="eastAsia"/>
            </w:rPr>
            <w:fldChar w:fldCharType="begin"/>
          </w:r>
          <w:r>
            <w:rPr>
              <w:rFonts w:hint="eastAsia"/>
            </w:rPr>
            <w:instrText xml:space="preserve"> </w:instrText>
          </w:r>
          <w:r>
            <w:instrText xml:space="preserve">PAGEREF _Toc196330137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131D9FB">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"_Toc196330138" </w:instrText>
          </w:r>
          <w:r>
            <w:fldChar w:fldCharType="separate"/>
          </w:r>
          <w:r>
            <w:rPr>
              <w:rStyle w:val="25"/>
              <w:rFonts w:hint="eastAsia"/>
            </w:rPr>
            <w:t>3.1.1 技术可行性</w:t>
          </w:r>
          <w:r>
            <w:rPr>
              <w:rFonts w:hint="eastAsia"/>
            </w:rPr>
            <w:tab/>
          </w:r>
          <w:r>
            <w:rPr>
              <w:rFonts w:hint="eastAsia"/>
            </w:rPr>
            <w:fldChar w:fldCharType="begin"/>
          </w:r>
          <w:r>
            <w:rPr>
              <w:rFonts w:hint="eastAsia"/>
            </w:rPr>
            <w:instrText xml:space="preserve"> </w:instrText>
          </w:r>
          <w:r>
            <w:instrText xml:space="preserve">PAGEREF _Toc196330138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0846D84">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"_Toc196330139" </w:instrText>
          </w:r>
          <w:r>
            <w:fldChar w:fldCharType="separate"/>
          </w:r>
          <w:r>
            <w:rPr>
              <w:rStyle w:val="25"/>
              <w:rFonts w:hint="eastAsia"/>
            </w:rPr>
            <w:t>3.1.2 经济可行性</w:t>
          </w:r>
          <w:r>
            <w:rPr>
              <w:rFonts w:hint="eastAsia"/>
            </w:rPr>
            <w:tab/>
          </w:r>
          <w:r>
            <w:rPr>
              <w:rFonts w:hint="eastAsia"/>
            </w:rPr>
            <w:fldChar w:fldCharType="begin"/>
          </w:r>
          <w:r>
            <w:rPr>
              <w:rFonts w:hint="eastAsia"/>
            </w:rPr>
            <w:instrText xml:space="preserve"> </w:instrText>
          </w:r>
          <w:r>
            <w:instrText xml:space="preserve">PAGEREF _Toc196330139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36A3A0C">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"_Toc196330140" </w:instrText>
          </w:r>
          <w:r>
            <w:fldChar w:fldCharType="separate"/>
          </w:r>
          <w:r>
            <w:rPr>
              <w:rStyle w:val="25"/>
              <w:rFonts w:hint="eastAsia"/>
            </w:rPr>
            <w:t>3.1.3 操作可行性</w:t>
          </w:r>
          <w:r>
            <w:rPr>
              <w:rFonts w:hint="eastAsia"/>
            </w:rPr>
            <w:tab/>
          </w:r>
          <w:r>
            <w:rPr>
              <w:rFonts w:hint="eastAsia"/>
            </w:rPr>
            <w:fldChar w:fldCharType="begin"/>
          </w:r>
          <w:r>
            <w:rPr>
              <w:rFonts w:hint="eastAsia"/>
            </w:rPr>
            <w:instrText xml:space="preserve"> </w:instrText>
          </w:r>
          <w:r>
            <w:instrText xml:space="preserve">PAGEREF _Toc196330140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D4190B7">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"_Toc196330141" </w:instrText>
          </w:r>
          <w:r>
            <w:fldChar w:fldCharType="separate"/>
          </w:r>
          <w:r>
            <w:rPr>
              <w:rStyle w:val="25"/>
              <w:rFonts w:hint="eastAsia"/>
            </w:rPr>
            <w:t>3.2 功能需求分析</w:t>
          </w:r>
          <w:r>
            <w:rPr>
              <w:rFonts w:hint="eastAsia"/>
            </w:rPr>
            <w:tab/>
          </w:r>
          <w:r>
            <w:rPr>
              <w:rFonts w:hint="eastAsia"/>
            </w:rPr>
            <w:fldChar w:fldCharType="begin"/>
          </w:r>
          <w:r>
            <w:rPr>
              <w:rFonts w:hint="eastAsia"/>
            </w:rPr>
            <w:instrText xml:space="preserve"> </w:instrText>
          </w:r>
          <w:r>
            <w:instrText xml:space="preserve">PAGEREF _Toc196330141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759725A">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"_Toc196330142" </w:instrText>
          </w:r>
          <w:r>
            <w:fldChar w:fldCharType="separate"/>
          </w:r>
          <w:r>
            <w:rPr>
              <w:rStyle w:val="25"/>
              <w:rFonts w:hint="eastAsia"/>
            </w:rPr>
            <w:t>3.3 本章小结</w:t>
          </w:r>
          <w:r>
            <w:rPr>
              <w:rFonts w:hint="eastAsia"/>
            </w:rPr>
            <w:tab/>
          </w:r>
          <w:r>
            <w:rPr>
              <w:rFonts w:hint="eastAsia"/>
            </w:rPr>
            <w:fldChar w:fldCharType="begin"/>
          </w:r>
          <w:r>
            <w:rPr>
              <w:rFonts w:hint="eastAsia"/>
            </w:rPr>
            <w:instrText xml:space="preserve"> </w:instrText>
          </w:r>
          <w:r>
            <w:instrText xml:space="preserve">PAGEREF _Toc196330142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D84D78A">
          <w:pPr>
            <w:pStyle w:val="16"/>
            <w:tabs>
              <w:tab w:val="right" w:leader="dot" w:pos="8296"/>
            </w:tabs>
            <w:rPr>
              <w:rFonts w:asciiTheme="minorHAnsi" w:hAnsiTheme="minorHAnsi" w:eastAsiaTheme="minorEastAsia" w:cstheme="minorBidi"/>
              <w:b w:val="0"/>
              <w:sz w:val="22"/>
              <w14:ligatures w14:val="standardContextual"/>
            </w:rPr>
          </w:pPr>
          <w:r>
            <w:fldChar w:fldCharType="begin"/>
          </w:r>
          <w:r>
            <w:instrText xml:space="preserve"> HYPERLINK \l "_Toc196330143" </w:instrText>
          </w:r>
          <w:r>
            <w:fldChar w:fldCharType="separate"/>
          </w:r>
          <w:r>
            <w:rPr>
              <w:rStyle w:val="25"/>
              <w:rFonts w:hint="eastAsia"/>
            </w:rPr>
            <w:t>4 系统设计</w:t>
          </w:r>
          <w:r>
            <w:rPr>
              <w:rFonts w:hint="eastAsia"/>
            </w:rPr>
            <w:tab/>
          </w:r>
          <w:r>
            <w:rPr>
              <w:rFonts w:hint="eastAsia"/>
            </w:rPr>
            <w:fldChar w:fldCharType="begin"/>
          </w:r>
          <w:r>
            <w:rPr>
              <w:rFonts w:hint="eastAsia"/>
            </w:rPr>
            <w:instrText xml:space="preserve"> </w:instrText>
          </w:r>
          <w:r>
            <w:instrText xml:space="preserve">PAGEREF _Toc196330143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C4D91E4">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"_Toc196330144" </w:instrText>
          </w:r>
          <w:r>
            <w:fldChar w:fldCharType="separate"/>
          </w:r>
          <w:r>
            <w:rPr>
              <w:rStyle w:val="25"/>
              <w:rFonts w:hint="eastAsia"/>
            </w:rPr>
            <w:t>4.1 系统设计原则</w:t>
          </w:r>
          <w:r>
            <w:rPr>
              <w:rFonts w:hint="eastAsia"/>
            </w:rPr>
            <w:tab/>
          </w:r>
          <w:r>
            <w:rPr>
              <w:rFonts w:hint="eastAsia"/>
            </w:rPr>
            <w:fldChar w:fldCharType="begin"/>
          </w:r>
          <w:r>
            <w:rPr>
              <w:rFonts w:hint="eastAsia"/>
            </w:rPr>
            <w:instrText xml:space="preserve"> </w:instrText>
          </w:r>
          <w:r>
            <w:instrText xml:space="preserve">PAGEREF _Toc196330144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6E2999E">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"_Toc196330145" </w:instrText>
          </w:r>
          <w:r>
            <w:fldChar w:fldCharType="separate"/>
          </w:r>
          <w:r>
            <w:rPr>
              <w:rStyle w:val="25"/>
              <w:rFonts w:hint="eastAsia"/>
            </w:rPr>
            <w:t>4.2 系统总体设计</w:t>
          </w:r>
          <w:r>
            <w:rPr>
              <w:rFonts w:hint="eastAsia"/>
            </w:rPr>
            <w:tab/>
          </w:r>
          <w:r>
            <w:rPr>
              <w:rFonts w:hint="eastAsia"/>
            </w:rPr>
            <w:fldChar w:fldCharType="begin"/>
          </w:r>
          <w:r>
            <w:rPr>
              <w:rFonts w:hint="eastAsia"/>
            </w:rPr>
            <w:instrText xml:space="preserve"> </w:instrText>
          </w:r>
          <w:r>
            <w:instrText xml:space="preserve">PAGEREF _Toc196330145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E2C084F">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"_Toc196330146" </w:instrText>
          </w:r>
          <w:r>
            <w:fldChar w:fldCharType="separate"/>
          </w:r>
          <w:r>
            <w:rPr>
              <w:rStyle w:val="25"/>
              <w:rFonts w:hint="eastAsia"/>
            </w:rPr>
            <w:t>4.2.1 系统架构设计</w:t>
          </w:r>
          <w:r>
            <w:rPr>
              <w:rFonts w:hint="eastAsia"/>
            </w:rPr>
            <w:tab/>
          </w:r>
          <w:r>
            <w:rPr>
              <w:rFonts w:hint="eastAsia"/>
            </w:rPr>
            <w:fldChar w:fldCharType="begin"/>
          </w:r>
          <w:r>
            <w:rPr>
              <w:rFonts w:hint="eastAsia"/>
            </w:rPr>
            <w:instrText xml:space="preserve"> </w:instrText>
          </w:r>
          <w:r>
            <w:instrText xml:space="preserve">PAGEREF _Toc196330146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A47843B">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"_Toc196330147" </w:instrText>
          </w:r>
          <w:r>
            <w:fldChar w:fldCharType="separate"/>
          </w:r>
          <w:r>
            <w:rPr>
              <w:rStyle w:val="25"/>
              <w:rFonts w:hint="eastAsia"/>
            </w:rPr>
            <w:t>4.2.2 系统功能设计</w:t>
          </w:r>
          <w:r>
            <w:rPr>
              <w:rFonts w:hint="eastAsia"/>
            </w:rPr>
            <w:tab/>
          </w:r>
          <w:r>
            <w:rPr>
              <w:rFonts w:hint="eastAsia"/>
            </w:rPr>
            <w:fldChar w:fldCharType="begin"/>
          </w:r>
          <w:r>
            <w:rPr>
              <w:rFonts w:hint="eastAsia"/>
            </w:rPr>
            <w:instrText xml:space="preserve"> </w:instrText>
          </w:r>
          <w:r>
            <w:instrText xml:space="preserve">PAGEREF _Toc196330147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54A8BADA">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"_Toc196330148" </w:instrText>
          </w:r>
          <w:r>
            <w:fldChar w:fldCharType="separate"/>
          </w:r>
          <w:r>
            <w:rPr>
              <w:rStyle w:val="25"/>
              <w:rFonts w:hint="eastAsia"/>
            </w:rPr>
            <w:t>4.2.3 系统模块设计</w:t>
          </w:r>
          <w:r>
            <w:rPr>
              <w:rFonts w:hint="eastAsia"/>
            </w:rPr>
            <w:tab/>
          </w:r>
          <w:r>
            <w:rPr>
              <w:rFonts w:hint="eastAsia"/>
            </w:rPr>
            <w:fldChar w:fldCharType="begin"/>
          </w:r>
          <w:r>
            <w:rPr>
              <w:rFonts w:hint="eastAsia"/>
            </w:rPr>
            <w:instrText xml:space="preserve"> </w:instrText>
          </w:r>
          <w:r>
            <w:instrText xml:space="preserve">PAGEREF _Toc196330148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8151ADB">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"_Toc196330149" </w:instrText>
          </w:r>
          <w:r>
            <w:fldChar w:fldCharType="separate"/>
          </w:r>
          <w:r>
            <w:rPr>
              <w:rStyle w:val="25"/>
              <w:rFonts w:hint="eastAsia"/>
            </w:rPr>
            <w:t>4.3 系统数据库设计</w:t>
          </w:r>
          <w:r>
            <w:rPr>
              <w:rFonts w:hint="eastAsia"/>
            </w:rPr>
            <w:tab/>
          </w:r>
          <w:r>
            <w:rPr>
              <w:rFonts w:hint="eastAsia"/>
            </w:rPr>
            <w:fldChar w:fldCharType="begin"/>
          </w:r>
          <w:r>
            <w:rPr>
              <w:rFonts w:hint="eastAsia"/>
            </w:rPr>
            <w:instrText xml:space="preserve"> </w:instrText>
          </w:r>
          <w:r>
            <w:instrText xml:space="preserve">PAGEREF _Toc196330149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CB41F59">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"_Toc196330150" </w:instrText>
          </w:r>
          <w:r>
            <w:fldChar w:fldCharType="separate"/>
          </w:r>
          <w:r>
            <w:rPr>
              <w:rStyle w:val="25"/>
              <w:rFonts w:hint="eastAsia"/>
            </w:rPr>
            <w:t>4.3.1 数据字典设计</w:t>
          </w:r>
          <w:r>
            <w:rPr>
              <w:rFonts w:hint="eastAsia"/>
            </w:rPr>
            <w:tab/>
          </w:r>
          <w:r>
            <w:rPr>
              <w:rFonts w:hint="eastAsia"/>
            </w:rPr>
            <w:fldChar w:fldCharType="begin"/>
          </w:r>
          <w:r>
            <w:rPr>
              <w:rFonts w:hint="eastAsia"/>
            </w:rPr>
            <w:instrText xml:space="preserve"> </w:instrText>
          </w:r>
          <w:r>
            <w:instrText xml:space="preserve">PAGEREF _Toc196330150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7523605C">
          <w:pPr>
            <w:pStyle w:val="16"/>
            <w:tabs>
              <w:tab w:val="right" w:leader="dot" w:pos="8296"/>
            </w:tabs>
            <w:rPr>
              <w:rFonts w:asciiTheme="minorHAnsi" w:hAnsiTheme="minorHAnsi" w:eastAsiaTheme="minorEastAsia" w:cstheme="minorBidi"/>
              <w:b w:val="0"/>
              <w:sz w:val="22"/>
              <w14:ligatures w14:val="standardContextual"/>
            </w:rPr>
          </w:pPr>
          <w:r>
            <w:fldChar w:fldCharType="begin"/>
          </w:r>
          <w:r>
            <w:instrText xml:space="preserve"> HYPERLINK \l "_Toc196330151" </w:instrText>
          </w:r>
          <w:r>
            <w:fldChar w:fldCharType="separate"/>
          </w:r>
          <w:r>
            <w:rPr>
              <w:rStyle w:val="25"/>
              <w:rFonts w:hint="eastAsia"/>
            </w:rPr>
            <w:t>5 系统实现</w:t>
          </w:r>
          <w:r>
            <w:rPr>
              <w:rFonts w:hint="eastAsia"/>
            </w:rPr>
            <w:tab/>
          </w:r>
          <w:r>
            <w:rPr>
              <w:rFonts w:hint="eastAsia"/>
            </w:rPr>
            <w:fldChar w:fldCharType="begin"/>
          </w:r>
          <w:r>
            <w:rPr>
              <w:rFonts w:hint="eastAsia"/>
            </w:rPr>
            <w:instrText xml:space="preserve"> </w:instrText>
          </w:r>
          <w:r>
            <w:instrText xml:space="preserve">PAGEREF _Toc196330151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6934B11D">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"_Toc196330152" </w:instrText>
          </w:r>
          <w:r>
            <w:fldChar w:fldCharType="separate"/>
          </w:r>
          <w:r>
            <w:rPr>
              <w:rStyle w:val="25"/>
              <w:rFonts w:hint="eastAsia"/>
            </w:rPr>
            <w:t>5.1 SDN启动模块的实现</w:t>
          </w:r>
          <w:r>
            <w:rPr>
              <w:rFonts w:hint="eastAsia"/>
            </w:rPr>
            <w:tab/>
          </w:r>
          <w:r>
            <w:rPr>
              <w:rFonts w:hint="eastAsia"/>
            </w:rPr>
            <w:fldChar w:fldCharType="begin"/>
          </w:r>
          <w:r>
            <w:rPr>
              <w:rFonts w:hint="eastAsia"/>
            </w:rPr>
            <w:instrText xml:space="preserve"> </w:instrText>
          </w:r>
          <w:r>
            <w:instrText xml:space="preserve">PAGEREF _Toc196330152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257BA3F1">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"_Toc196330153" </w:instrText>
          </w:r>
          <w:r>
            <w:fldChar w:fldCharType="separate"/>
          </w:r>
          <w:r>
            <w:rPr>
              <w:rStyle w:val="25"/>
              <w:rFonts w:hint="eastAsia"/>
            </w:rPr>
            <w:t>5.1.1 Ryu启动</w:t>
          </w:r>
          <w:r>
            <w:rPr>
              <w:rFonts w:hint="eastAsia"/>
            </w:rPr>
            <w:tab/>
          </w:r>
          <w:r>
            <w:rPr>
              <w:rFonts w:hint="eastAsia"/>
            </w:rPr>
            <w:fldChar w:fldCharType="begin"/>
          </w:r>
          <w:r>
            <w:rPr>
              <w:rFonts w:hint="eastAsia"/>
            </w:rPr>
            <w:instrText xml:space="preserve"> </w:instrText>
          </w:r>
          <w:r>
            <w:instrText xml:space="preserve">PAGEREF _Toc196330153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134D1870">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"_Toc196330154" </w:instrText>
          </w:r>
          <w:r>
            <w:fldChar w:fldCharType="separate"/>
          </w:r>
          <w:r>
            <w:rPr>
              <w:rStyle w:val="25"/>
              <w:rFonts w:hint="eastAsia"/>
            </w:rPr>
            <w:t>5.1.2 Mininet启动</w:t>
          </w:r>
          <w:r>
            <w:rPr>
              <w:rFonts w:hint="eastAsia"/>
            </w:rPr>
            <w:tab/>
          </w:r>
          <w:r>
            <w:rPr>
              <w:rFonts w:hint="eastAsia"/>
            </w:rPr>
            <w:fldChar w:fldCharType="begin"/>
          </w:r>
          <w:r>
            <w:rPr>
              <w:rFonts w:hint="eastAsia"/>
            </w:rPr>
            <w:instrText xml:space="preserve"> </w:instrText>
          </w:r>
          <w:r>
            <w:instrText xml:space="preserve">PAGEREF _Toc196330154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FAF49E5">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"_Toc196330155" </w:instrText>
          </w:r>
          <w:r>
            <w:fldChar w:fldCharType="separate"/>
          </w:r>
          <w:r>
            <w:rPr>
              <w:rStyle w:val="25"/>
              <w:rFonts w:hint="eastAsia"/>
            </w:rPr>
            <w:t>5.2 用户权限模块的实现</w:t>
          </w:r>
          <w:r>
            <w:rPr>
              <w:rFonts w:hint="eastAsia"/>
            </w:rPr>
            <w:tab/>
          </w:r>
          <w:r>
            <w:rPr>
              <w:rFonts w:hint="eastAsia"/>
            </w:rPr>
            <w:fldChar w:fldCharType="begin"/>
          </w:r>
          <w:r>
            <w:rPr>
              <w:rFonts w:hint="eastAsia"/>
            </w:rPr>
            <w:instrText xml:space="preserve"> </w:instrText>
          </w:r>
          <w:r>
            <w:instrText xml:space="preserve">PAGEREF _Toc196330155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2B29B6D">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"_Toc196330156" </w:instrText>
          </w:r>
          <w:r>
            <w:fldChar w:fldCharType="separate"/>
          </w:r>
          <w:r>
            <w:rPr>
              <w:rStyle w:val="25"/>
              <w:rFonts w:hint="eastAsia"/>
            </w:rPr>
            <w:t>5.2.1 用户管理</w:t>
          </w:r>
          <w:r>
            <w:rPr>
              <w:rFonts w:hint="eastAsia"/>
            </w:rPr>
            <w:tab/>
          </w:r>
          <w:r>
            <w:rPr>
              <w:rFonts w:hint="eastAsia"/>
            </w:rPr>
            <w:fldChar w:fldCharType="begin"/>
          </w:r>
          <w:r>
            <w:rPr>
              <w:rFonts w:hint="eastAsia"/>
            </w:rPr>
            <w:instrText xml:space="preserve"> </w:instrText>
          </w:r>
          <w:r>
            <w:instrText xml:space="preserve">PAGEREF _Toc196330156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29017825">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"_Toc196330157" </w:instrText>
          </w:r>
          <w:r>
            <w:fldChar w:fldCharType="separate"/>
          </w:r>
          <w:r>
            <w:rPr>
              <w:rStyle w:val="25"/>
              <w:rFonts w:hint="eastAsia"/>
            </w:rPr>
            <w:t>5.2.2 角色管理</w:t>
          </w:r>
          <w:r>
            <w:rPr>
              <w:rFonts w:hint="eastAsia"/>
            </w:rPr>
            <w:tab/>
          </w:r>
          <w:r>
            <w:rPr>
              <w:rFonts w:hint="eastAsia"/>
            </w:rPr>
            <w:fldChar w:fldCharType="begin"/>
          </w:r>
          <w:r>
            <w:rPr>
              <w:rFonts w:hint="eastAsia"/>
            </w:rPr>
            <w:instrText xml:space="preserve"> </w:instrText>
          </w:r>
          <w:r>
            <w:instrText xml:space="preserve">PAGEREF _Toc196330157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386AEB39">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"_Toc196330158" </w:instrText>
          </w:r>
          <w:r>
            <w:fldChar w:fldCharType="separate"/>
          </w:r>
          <w:r>
            <w:rPr>
              <w:rStyle w:val="25"/>
              <w:rFonts w:hint="eastAsia"/>
            </w:rPr>
            <w:t>5.2.3 菜单权限管理</w:t>
          </w:r>
          <w:r>
            <w:rPr>
              <w:rFonts w:hint="eastAsia"/>
            </w:rPr>
            <w:tab/>
          </w:r>
          <w:r>
            <w:rPr>
              <w:rFonts w:hint="eastAsia"/>
            </w:rPr>
            <w:fldChar w:fldCharType="begin"/>
          </w:r>
          <w:r>
            <w:rPr>
              <w:rFonts w:hint="eastAsia"/>
            </w:rPr>
            <w:instrText xml:space="preserve"> </w:instrText>
          </w:r>
          <w:r>
            <w:instrText xml:space="preserve">PAGEREF _Toc196330158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78CEC3FE">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"_Toc196330159" </w:instrText>
          </w:r>
          <w:r>
            <w:fldChar w:fldCharType="separate"/>
          </w:r>
          <w:r>
            <w:rPr>
              <w:rStyle w:val="25"/>
              <w:rFonts w:hint="eastAsia"/>
            </w:rPr>
            <w:t>5.3 网络拓扑模块的实现</w:t>
          </w:r>
          <w:r>
            <w:rPr>
              <w:rFonts w:hint="eastAsia"/>
            </w:rPr>
            <w:tab/>
          </w:r>
          <w:r>
            <w:rPr>
              <w:rFonts w:hint="eastAsia"/>
            </w:rPr>
            <w:fldChar w:fldCharType="begin"/>
          </w:r>
          <w:r>
            <w:rPr>
              <w:rFonts w:hint="eastAsia"/>
            </w:rPr>
            <w:instrText xml:space="preserve"> </w:instrText>
          </w:r>
          <w:r>
            <w:instrText xml:space="preserve">PAGEREF _Toc196330159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F41E2C2">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"_Toc196330160" </w:instrText>
          </w:r>
          <w:r>
            <w:fldChar w:fldCharType="separate"/>
          </w:r>
          <w:r>
            <w:rPr>
              <w:rStyle w:val="25"/>
              <w:rFonts w:hint="eastAsia"/>
            </w:rPr>
            <w:t>5.3.1 网络拓扑模块的实现</w:t>
          </w:r>
          <w:r>
            <w:rPr>
              <w:rFonts w:hint="eastAsia"/>
            </w:rPr>
            <w:tab/>
          </w:r>
          <w:r>
            <w:rPr>
              <w:rFonts w:hint="eastAsia"/>
            </w:rPr>
            <w:fldChar w:fldCharType="begin"/>
          </w:r>
          <w:r>
            <w:rPr>
              <w:rFonts w:hint="eastAsia"/>
            </w:rPr>
            <w:instrText xml:space="preserve"> </w:instrText>
          </w:r>
          <w:r>
            <w:instrText xml:space="preserve">PAGEREF _Toc196330160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0DA4ED25">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"_Toc196330161" </w:instrText>
          </w:r>
          <w:r>
            <w:fldChar w:fldCharType="separate"/>
          </w:r>
          <w:r>
            <w:rPr>
              <w:rStyle w:val="25"/>
              <w:rFonts w:hint="eastAsia"/>
            </w:rPr>
            <w:t>5.4 流表管理模块的实现</w:t>
          </w:r>
          <w:r>
            <w:rPr>
              <w:rFonts w:hint="eastAsia"/>
            </w:rPr>
            <w:tab/>
          </w:r>
          <w:r>
            <w:rPr>
              <w:rFonts w:hint="eastAsia"/>
            </w:rPr>
            <w:fldChar w:fldCharType="begin"/>
          </w:r>
          <w:r>
            <w:rPr>
              <w:rFonts w:hint="eastAsia"/>
            </w:rPr>
            <w:instrText xml:space="preserve"> </w:instrText>
          </w:r>
          <w:r>
            <w:instrText xml:space="preserve">PAGEREF _Toc196330161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0B2A4E8E">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"_Toc196330162" </w:instrText>
          </w:r>
          <w:r>
            <w:fldChar w:fldCharType="separate"/>
          </w:r>
          <w:r>
            <w:rPr>
              <w:rStyle w:val="25"/>
              <w:rFonts w:hint="eastAsia"/>
            </w:rPr>
            <w:t>5.4.1 流表查询</w:t>
          </w:r>
          <w:r>
            <w:rPr>
              <w:rFonts w:hint="eastAsia"/>
            </w:rPr>
            <w:tab/>
          </w:r>
          <w:r>
            <w:rPr>
              <w:rFonts w:hint="eastAsia"/>
            </w:rPr>
            <w:fldChar w:fldCharType="begin"/>
          </w:r>
          <w:r>
            <w:rPr>
              <w:rFonts w:hint="eastAsia"/>
            </w:rPr>
            <w:instrText xml:space="preserve"> </w:instrText>
          </w:r>
          <w:r>
            <w:instrText xml:space="preserve">PAGEREF _Toc196330162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71145435">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"_Toc196330163" </w:instrText>
          </w:r>
          <w:r>
            <w:fldChar w:fldCharType="separate"/>
          </w:r>
          <w:r>
            <w:rPr>
              <w:rStyle w:val="25"/>
              <w:rFonts w:hint="eastAsia"/>
            </w:rPr>
            <w:t>5.4.2 流表添加</w:t>
          </w:r>
          <w:r>
            <w:rPr>
              <w:rFonts w:hint="eastAsia"/>
            </w:rPr>
            <w:tab/>
          </w:r>
          <w:r>
            <w:rPr>
              <w:rFonts w:hint="eastAsia"/>
            </w:rPr>
            <w:fldChar w:fldCharType="begin"/>
          </w:r>
          <w:r>
            <w:rPr>
              <w:rFonts w:hint="eastAsia"/>
            </w:rPr>
            <w:instrText xml:space="preserve"> </w:instrText>
          </w:r>
          <w:r>
            <w:instrText xml:space="preserve">PAGEREF _Toc196330163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33EF5F0E">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"_Toc196330164" </w:instrText>
          </w:r>
          <w:r>
            <w:fldChar w:fldCharType="separate"/>
          </w:r>
          <w:r>
            <w:rPr>
              <w:rStyle w:val="25"/>
              <w:rFonts w:hint="eastAsia"/>
            </w:rPr>
            <w:t>5.4.3 流表修改与删除</w:t>
          </w:r>
          <w:r>
            <w:rPr>
              <w:rFonts w:hint="eastAsia"/>
            </w:rPr>
            <w:tab/>
          </w:r>
          <w:r>
            <w:rPr>
              <w:rFonts w:hint="eastAsia"/>
            </w:rPr>
            <w:fldChar w:fldCharType="begin"/>
          </w:r>
          <w:r>
            <w:rPr>
              <w:rFonts w:hint="eastAsia"/>
            </w:rPr>
            <w:instrText xml:space="preserve"> </w:instrText>
          </w:r>
          <w:r>
            <w:instrText xml:space="preserve">PAGEREF _Toc196330164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011E61D9">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"_Toc196330165" </w:instrText>
          </w:r>
          <w:r>
            <w:fldChar w:fldCharType="separate"/>
          </w:r>
          <w:r>
            <w:rPr>
              <w:rStyle w:val="25"/>
              <w:rFonts w:hint="eastAsia"/>
            </w:rPr>
            <w:t>5.5 路由管理模块的实现</w:t>
          </w:r>
          <w:r>
            <w:rPr>
              <w:rFonts w:hint="eastAsia"/>
            </w:rPr>
            <w:tab/>
          </w:r>
          <w:r>
            <w:rPr>
              <w:rFonts w:hint="eastAsia"/>
            </w:rPr>
            <w:fldChar w:fldCharType="begin"/>
          </w:r>
          <w:r>
            <w:rPr>
              <w:rFonts w:hint="eastAsia"/>
            </w:rPr>
            <w:instrText xml:space="preserve"> </w:instrText>
          </w:r>
          <w:r>
            <w:instrText xml:space="preserve">PAGEREF _Toc196330165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059C796F">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"_Toc196330166" </w:instrText>
          </w:r>
          <w:r>
            <w:fldChar w:fldCharType="separate"/>
          </w:r>
          <w:r>
            <w:rPr>
              <w:rStyle w:val="25"/>
              <w:rFonts w:hint="eastAsia"/>
            </w:rPr>
            <w:t>5.5.1 路由管理列表</w:t>
          </w:r>
          <w:r>
            <w:rPr>
              <w:rFonts w:hint="eastAsia"/>
            </w:rPr>
            <w:tab/>
          </w:r>
          <w:r>
            <w:rPr>
              <w:rFonts w:hint="eastAsia"/>
            </w:rPr>
            <w:fldChar w:fldCharType="begin"/>
          </w:r>
          <w:r>
            <w:rPr>
              <w:rFonts w:hint="eastAsia"/>
            </w:rPr>
            <w:instrText xml:space="preserve"> </w:instrText>
          </w:r>
          <w:r>
            <w:instrText xml:space="preserve">PAGEREF _Toc196330166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5EEB4242">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"_Toc196330167" </w:instrText>
          </w:r>
          <w:r>
            <w:fldChar w:fldCharType="separate"/>
          </w:r>
          <w:r>
            <w:rPr>
              <w:rStyle w:val="25"/>
              <w:rFonts w:hint="eastAsia"/>
            </w:rPr>
            <w:t>5.5.2 IP地址配置</w:t>
          </w:r>
          <w:r>
            <w:rPr>
              <w:rFonts w:hint="eastAsia"/>
            </w:rPr>
            <w:tab/>
          </w:r>
          <w:r>
            <w:rPr>
              <w:rFonts w:hint="eastAsia"/>
            </w:rPr>
            <w:fldChar w:fldCharType="begin"/>
          </w:r>
          <w:r>
            <w:rPr>
              <w:rFonts w:hint="eastAsia"/>
            </w:rPr>
            <w:instrText xml:space="preserve"> </w:instrText>
          </w:r>
          <w:r>
            <w:instrText xml:space="preserve">PAGEREF _Toc196330167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0259C663">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"_Toc196330168" </w:instrText>
          </w:r>
          <w:r>
            <w:fldChar w:fldCharType="separate"/>
          </w:r>
          <w:r>
            <w:rPr>
              <w:rStyle w:val="25"/>
              <w:rFonts w:hint="eastAsia"/>
            </w:rPr>
            <w:t>5.5.3 路由配置</w:t>
          </w:r>
          <w:r>
            <w:rPr>
              <w:rFonts w:hint="eastAsia"/>
            </w:rPr>
            <w:tab/>
          </w:r>
          <w:r>
            <w:rPr>
              <w:rFonts w:hint="eastAsia"/>
            </w:rPr>
            <w:fldChar w:fldCharType="begin"/>
          </w:r>
          <w:r>
            <w:rPr>
              <w:rFonts w:hint="eastAsia"/>
            </w:rPr>
            <w:instrText xml:space="preserve"> </w:instrText>
          </w:r>
          <w:r>
            <w:instrText xml:space="preserve">PAGEREF _Toc196330168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491C877A">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"_Toc196330169" </w:instrText>
          </w:r>
          <w:r>
            <w:fldChar w:fldCharType="separate"/>
          </w:r>
          <w:r>
            <w:rPr>
              <w:rStyle w:val="25"/>
              <w:rFonts w:hint="eastAsia"/>
            </w:rPr>
            <w:t>5.6 VLAN配置模块的实现</w:t>
          </w:r>
          <w:r>
            <w:rPr>
              <w:rFonts w:hint="eastAsia"/>
            </w:rPr>
            <w:tab/>
          </w:r>
          <w:r>
            <w:rPr>
              <w:rFonts w:hint="eastAsia"/>
            </w:rPr>
            <w:fldChar w:fldCharType="begin"/>
          </w:r>
          <w:r>
            <w:rPr>
              <w:rFonts w:hint="eastAsia"/>
            </w:rPr>
            <w:instrText xml:space="preserve"> </w:instrText>
          </w:r>
          <w:r>
            <w:instrText xml:space="preserve">PAGEREF _Toc196330169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6686200C">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"_Toc196330170" </w:instrText>
          </w:r>
          <w:r>
            <w:fldChar w:fldCharType="separate"/>
          </w:r>
          <w:r>
            <w:rPr>
              <w:rStyle w:val="25"/>
              <w:rFonts w:hint="eastAsia"/>
            </w:rPr>
            <w:t>5.6.1 获取交换机列表</w:t>
          </w:r>
          <w:r>
            <w:rPr>
              <w:rFonts w:hint="eastAsia"/>
            </w:rPr>
            <w:tab/>
          </w:r>
          <w:r>
            <w:rPr>
              <w:rFonts w:hint="eastAsia"/>
            </w:rPr>
            <w:fldChar w:fldCharType="begin"/>
          </w:r>
          <w:r>
            <w:rPr>
              <w:rFonts w:hint="eastAsia"/>
            </w:rPr>
            <w:instrText xml:space="preserve"> </w:instrText>
          </w:r>
          <w:r>
            <w:instrText xml:space="preserve">PAGEREF _Toc196330170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42885D34">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"_Toc196330171" </w:instrText>
          </w:r>
          <w:r>
            <w:fldChar w:fldCharType="separate"/>
          </w:r>
          <w:r>
            <w:rPr>
              <w:rStyle w:val="25"/>
              <w:rFonts w:hint="eastAsia"/>
            </w:rPr>
            <w:t>5.6.2 VLAN IP配置</w:t>
          </w:r>
          <w:r>
            <w:rPr>
              <w:rFonts w:hint="eastAsia"/>
            </w:rPr>
            <w:tab/>
          </w:r>
          <w:r>
            <w:rPr>
              <w:rFonts w:hint="eastAsia"/>
            </w:rPr>
            <w:fldChar w:fldCharType="begin"/>
          </w:r>
          <w:r>
            <w:rPr>
              <w:rFonts w:hint="eastAsia"/>
            </w:rPr>
            <w:instrText xml:space="preserve"> </w:instrText>
          </w:r>
          <w:r>
            <w:instrText xml:space="preserve">PAGEREF _Toc196330171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046C5C80">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"_Toc196330172" </w:instrText>
          </w:r>
          <w:r>
            <w:fldChar w:fldCharType="separate"/>
          </w:r>
          <w:r>
            <w:rPr>
              <w:rStyle w:val="25"/>
              <w:rFonts w:hint="eastAsia"/>
            </w:rPr>
            <w:t>5.6.3 VLAN路由配置</w:t>
          </w:r>
          <w:r>
            <w:rPr>
              <w:rFonts w:hint="eastAsia"/>
            </w:rPr>
            <w:tab/>
          </w:r>
          <w:r>
            <w:rPr>
              <w:rFonts w:hint="eastAsia"/>
            </w:rPr>
            <w:fldChar w:fldCharType="begin"/>
          </w:r>
          <w:r>
            <w:rPr>
              <w:rFonts w:hint="eastAsia"/>
            </w:rPr>
            <w:instrText xml:space="preserve"> </w:instrText>
          </w:r>
          <w:r>
            <w:instrText xml:space="preserve">PAGEREF _Toc196330172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4C254E5A">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"_Toc196330173" </w:instrText>
          </w:r>
          <w:r>
            <w:fldChar w:fldCharType="separate"/>
          </w:r>
          <w:r>
            <w:rPr>
              <w:rStyle w:val="25"/>
              <w:rFonts w:hint="eastAsia"/>
            </w:rPr>
            <w:t>5.7 网络监控模块的实现</w:t>
          </w:r>
          <w:r>
            <w:rPr>
              <w:rFonts w:hint="eastAsia"/>
            </w:rPr>
            <w:tab/>
          </w:r>
          <w:r>
            <w:rPr>
              <w:rFonts w:hint="eastAsia"/>
            </w:rPr>
            <w:fldChar w:fldCharType="begin"/>
          </w:r>
          <w:r>
            <w:rPr>
              <w:rFonts w:hint="eastAsia"/>
            </w:rPr>
            <w:instrText xml:space="preserve"> </w:instrText>
          </w:r>
          <w:r>
            <w:instrText xml:space="preserve">PAGEREF _Toc196330173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4E3BA0D8">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"_Toc196330174" </w:instrText>
          </w:r>
          <w:r>
            <w:fldChar w:fldCharType="separate"/>
          </w:r>
          <w:r>
            <w:rPr>
              <w:rStyle w:val="25"/>
              <w:rFonts w:hint="eastAsia"/>
            </w:rPr>
            <w:t>5.7.1 网络监控模块</w:t>
          </w:r>
          <w:r>
            <w:rPr>
              <w:rFonts w:hint="eastAsia"/>
            </w:rPr>
            <w:tab/>
          </w:r>
          <w:r>
            <w:rPr>
              <w:rFonts w:hint="eastAsia"/>
            </w:rPr>
            <w:fldChar w:fldCharType="begin"/>
          </w:r>
          <w:r>
            <w:rPr>
              <w:rFonts w:hint="eastAsia"/>
            </w:rPr>
            <w:instrText xml:space="preserve"> </w:instrText>
          </w:r>
          <w:r>
            <w:instrText xml:space="preserve">PAGEREF _Toc196330174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6096699D">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"_Toc196330175" </w:instrText>
          </w:r>
          <w:r>
            <w:fldChar w:fldCharType="separate"/>
          </w:r>
          <w:r>
            <w:rPr>
              <w:rStyle w:val="25"/>
              <w:rFonts w:hint="eastAsia"/>
            </w:rPr>
            <w:t>5.8 本章小结</w:t>
          </w:r>
          <w:r>
            <w:rPr>
              <w:rFonts w:hint="eastAsia"/>
            </w:rPr>
            <w:tab/>
          </w:r>
          <w:r>
            <w:rPr>
              <w:rFonts w:hint="eastAsia"/>
            </w:rPr>
            <w:fldChar w:fldCharType="begin"/>
          </w:r>
          <w:r>
            <w:rPr>
              <w:rFonts w:hint="eastAsia"/>
            </w:rPr>
            <w:instrText xml:space="preserve"> </w:instrText>
          </w:r>
          <w:r>
            <w:instrText xml:space="preserve">PAGEREF _Toc196330175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055EA280">
          <w:pPr>
            <w:pStyle w:val="16"/>
            <w:tabs>
              <w:tab w:val="right" w:leader="dot" w:pos="8296"/>
            </w:tabs>
            <w:rPr>
              <w:rFonts w:asciiTheme="minorHAnsi" w:hAnsiTheme="minorHAnsi" w:eastAsiaTheme="minorEastAsia" w:cstheme="minorBidi"/>
              <w:b w:val="0"/>
              <w:sz w:val="22"/>
              <w14:ligatures w14:val="standardContextual"/>
            </w:rPr>
          </w:pPr>
          <w:r>
            <w:fldChar w:fldCharType="begin"/>
          </w:r>
          <w:r>
            <w:instrText xml:space="preserve"> HYPERLINK \l "_Toc196330176" </w:instrText>
          </w:r>
          <w:r>
            <w:fldChar w:fldCharType="separate"/>
          </w:r>
          <w:r>
            <w:rPr>
              <w:rStyle w:val="25"/>
              <w:rFonts w:hint="eastAsia"/>
            </w:rPr>
            <w:t>6 系统测试</w:t>
          </w:r>
          <w:r>
            <w:rPr>
              <w:rFonts w:hint="eastAsia"/>
            </w:rPr>
            <w:tab/>
          </w:r>
          <w:r>
            <w:rPr>
              <w:rFonts w:hint="eastAsia"/>
            </w:rPr>
            <w:fldChar w:fldCharType="begin"/>
          </w:r>
          <w:r>
            <w:rPr>
              <w:rFonts w:hint="eastAsia"/>
            </w:rPr>
            <w:instrText xml:space="preserve"> </w:instrText>
          </w:r>
          <w:r>
            <w:instrText xml:space="preserve">PAGEREF _Toc196330176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1A8CC2A6">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"_Toc196330177" </w:instrText>
          </w:r>
          <w:r>
            <w:fldChar w:fldCharType="separate"/>
          </w:r>
          <w:r>
            <w:rPr>
              <w:rStyle w:val="25"/>
              <w:rFonts w:hint="eastAsia"/>
            </w:rPr>
            <w:t>6.1 测试目的</w:t>
          </w:r>
          <w:r>
            <w:rPr>
              <w:rFonts w:hint="eastAsia"/>
            </w:rPr>
            <w:tab/>
          </w:r>
          <w:r>
            <w:rPr>
              <w:rFonts w:hint="eastAsia"/>
            </w:rPr>
            <w:fldChar w:fldCharType="begin"/>
          </w:r>
          <w:r>
            <w:rPr>
              <w:rFonts w:hint="eastAsia"/>
            </w:rPr>
            <w:instrText xml:space="preserve"> </w:instrText>
          </w:r>
          <w:r>
            <w:instrText xml:space="preserve">PAGEREF _Toc196330177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25140BFC">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"_Toc196330178" </w:instrText>
          </w:r>
          <w:r>
            <w:fldChar w:fldCharType="separate"/>
          </w:r>
          <w:r>
            <w:rPr>
              <w:rStyle w:val="25"/>
              <w:rFonts w:hint="eastAsia"/>
            </w:rPr>
            <w:t>6.2 测试环境</w:t>
          </w:r>
          <w:r>
            <w:rPr>
              <w:rFonts w:hint="eastAsia"/>
            </w:rPr>
            <w:tab/>
          </w:r>
          <w:r>
            <w:rPr>
              <w:rFonts w:hint="eastAsia"/>
            </w:rPr>
            <w:fldChar w:fldCharType="begin"/>
          </w:r>
          <w:r>
            <w:rPr>
              <w:rFonts w:hint="eastAsia"/>
            </w:rPr>
            <w:instrText xml:space="preserve"> </w:instrText>
          </w:r>
          <w:r>
            <w:instrText xml:space="preserve">PAGEREF _Toc196330178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0D1C866F">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"_Toc196330179" </w:instrText>
          </w:r>
          <w:r>
            <w:fldChar w:fldCharType="separate"/>
          </w:r>
          <w:r>
            <w:rPr>
              <w:rStyle w:val="25"/>
              <w:rFonts w:hint="eastAsia"/>
            </w:rPr>
            <w:t>6.3 功能测试</w:t>
          </w:r>
          <w:r>
            <w:rPr>
              <w:rFonts w:hint="eastAsia"/>
            </w:rPr>
            <w:tab/>
          </w:r>
          <w:r>
            <w:rPr>
              <w:rFonts w:hint="eastAsia"/>
            </w:rPr>
            <w:fldChar w:fldCharType="begin"/>
          </w:r>
          <w:r>
            <w:rPr>
              <w:rFonts w:hint="eastAsia"/>
            </w:rPr>
            <w:instrText xml:space="preserve"> </w:instrText>
          </w:r>
          <w:r>
            <w:instrText xml:space="preserve">PAGEREF _Toc196330179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1A5E1988">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"_Toc196330180" </w:instrText>
          </w:r>
          <w:r>
            <w:fldChar w:fldCharType="separate"/>
          </w:r>
          <w:r>
            <w:rPr>
              <w:rStyle w:val="25"/>
              <w:rFonts w:hint="eastAsia"/>
            </w:rPr>
            <w:t>6.3.1 系统管理的测试</w:t>
          </w:r>
          <w:r>
            <w:rPr>
              <w:rFonts w:hint="eastAsia"/>
            </w:rPr>
            <w:tab/>
          </w:r>
          <w:r>
            <w:rPr>
              <w:rFonts w:hint="eastAsia"/>
            </w:rPr>
            <w:fldChar w:fldCharType="begin"/>
          </w:r>
          <w:r>
            <w:rPr>
              <w:rFonts w:hint="eastAsia"/>
            </w:rPr>
            <w:instrText xml:space="preserve"> </w:instrText>
          </w:r>
          <w:r>
            <w:instrText xml:space="preserve">PAGEREF _Toc196330180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27063BA4">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"_Toc196330181" </w:instrText>
          </w:r>
          <w:r>
            <w:fldChar w:fldCharType="separate"/>
          </w:r>
          <w:r>
            <w:rPr>
              <w:rStyle w:val="25"/>
              <w:rFonts w:hint="eastAsia"/>
            </w:rPr>
            <w:t>6.3.2 网络配置的测试</w:t>
          </w:r>
          <w:r>
            <w:rPr>
              <w:rFonts w:hint="eastAsia"/>
            </w:rPr>
            <w:tab/>
          </w:r>
          <w:r>
            <w:rPr>
              <w:rFonts w:hint="eastAsia"/>
            </w:rPr>
            <w:fldChar w:fldCharType="begin"/>
          </w:r>
          <w:r>
            <w:rPr>
              <w:rFonts w:hint="eastAsia"/>
            </w:rPr>
            <w:instrText xml:space="preserve"> </w:instrText>
          </w:r>
          <w:r>
            <w:instrText xml:space="preserve">PAGEREF _Toc196330181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352AD620">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"_Toc196330182" </w:instrText>
          </w:r>
          <w:r>
            <w:fldChar w:fldCharType="separate"/>
          </w:r>
          <w:r>
            <w:rPr>
              <w:rStyle w:val="25"/>
              <w:rFonts w:hint="eastAsia"/>
            </w:rPr>
            <w:t>6.3.3 监控分析的测试</w:t>
          </w:r>
          <w:r>
            <w:rPr>
              <w:rFonts w:hint="eastAsia"/>
            </w:rPr>
            <w:tab/>
          </w:r>
          <w:r>
            <w:rPr>
              <w:rFonts w:hint="eastAsia"/>
            </w:rPr>
            <w:fldChar w:fldCharType="begin"/>
          </w:r>
          <w:r>
            <w:rPr>
              <w:rFonts w:hint="eastAsia"/>
            </w:rPr>
            <w:instrText xml:space="preserve"> </w:instrText>
          </w:r>
          <w:r>
            <w:instrText xml:space="preserve">PAGEREF _Toc196330182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47655168">
          <w:pPr>
            <w:pStyle w:val="13"/>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"_Toc196330183" </w:instrText>
          </w:r>
          <w:r>
            <w:fldChar w:fldCharType="separate"/>
          </w:r>
          <w:r>
            <w:rPr>
              <w:rStyle w:val="25"/>
              <w:rFonts w:hint="eastAsia"/>
            </w:rPr>
            <w:t>6.3.4 网络拓扑稳定性的测试</w:t>
          </w:r>
          <w:r>
            <w:rPr>
              <w:rFonts w:hint="eastAsia"/>
            </w:rPr>
            <w:tab/>
          </w:r>
          <w:r>
            <w:rPr>
              <w:rFonts w:hint="eastAsia"/>
            </w:rPr>
            <w:fldChar w:fldCharType="begin"/>
          </w:r>
          <w:r>
            <w:rPr>
              <w:rFonts w:hint="eastAsia"/>
            </w:rPr>
            <w:instrText xml:space="preserve"> </w:instrText>
          </w:r>
          <w:r>
            <w:instrText xml:space="preserve">PAGEREF _Toc196330183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14F0DD13">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"_Toc196330184" </w:instrText>
          </w:r>
          <w:r>
            <w:fldChar w:fldCharType="separate"/>
          </w:r>
          <w:r>
            <w:rPr>
              <w:rStyle w:val="25"/>
              <w:rFonts w:hint="eastAsia"/>
            </w:rPr>
            <w:t>6.4 本章小结</w:t>
          </w:r>
          <w:r>
            <w:rPr>
              <w:rFonts w:hint="eastAsia"/>
            </w:rPr>
            <w:tab/>
          </w:r>
          <w:r>
            <w:rPr>
              <w:rFonts w:hint="eastAsia"/>
            </w:rPr>
            <w:fldChar w:fldCharType="begin"/>
          </w:r>
          <w:r>
            <w:rPr>
              <w:rFonts w:hint="eastAsia"/>
            </w:rPr>
            <w:instrText xml:space="preserve"> </w:instrText>
          </w:r>
          <w:r>
            <w:instrText xml:space="preserve">PAGEREF _Toc196330184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775DD0A8">
          <w:pPr>
            <w:pStyle w:val="16"/>
            <w:tabs>
              <w:tab w:val="right" w:leader="dot" w:pos="8296"/>
            </w:tabs>
            <w:rPr>
              <w:rFonts w:asciiTheme="minorHAnsi" w:hAnsiTheme="minorHAnsi" w:eastAsiaTheme="minorEastAsia" w:cstheme="minorBidi"/>
              <w:b w:val="0"/>
              <w:sz w:val="22"/>
              <w14:ligatures w14:val="standardContextual"/>
            </w:rPr>
          </w:pPr>
          <w:r>
            <w:fldChar w:fldCharType="begin"/>
          </w:r>
          <w:r>
            <w:instrText xml:space="preserve"> HYPERLINK \l "_Toc196330185" </w:instrText>
          </w:r>
          <w:r>
            <w:fldChar w:fldCharType="separate"/>
          </w:r>
          <w:r>
            <w:rPr>
              <w:rStyle w:val="25"/>
              <w:rFonts w:hint="eastAsia"/>
            </w:rPr>
            <w:t>7 总结和展望</w:t>
          </w:r>
          <w:r>
            <w:rPr>
              <w:rFonts w:hint="eastAsia"/>
            </w:rPr>
            <w:tab/>
          </w:r>
          <w:r>
            <w:rPr>
              <w:rFonts w:hint="eastAsia"/>
            </w:rPr>
            <w:fldChar w:fldCharType="begin"/>
          </w:r>
          <w:r>
            <w:rPr>
              <w:rFonts w:hint="eastAsia"/>
            </w:rPr>
            <w:instrText xml:space="preserve"> </w:instrText>
          </w:r>
          <w:r>
            <w:instrText xml:space="preserve">PAGEREF _Toc196330185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651AA40E">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"_Toc196330186" </w:instrText>
          </w:r>
          <w:r>
            <w:fldChar w:fldCharType="separate"/>
          </w:r>
          <w:r>
            <w:rPr>
              <w:rStyle w:val="25"/>
              <w:rFonts w:hint="eastAsia"/>
            </w:rPr>
            <w:t>7.1 总结</w:t>
          </w:r>
          <w:r>
            <w:rPr>
              <w:rFonts w:hint="eastAsia"/>
            </w:rPr>
            <w:tab/>
          </w:r>
          <w:r>
            <w:rPr>
              <w:rFonts w:hint="eastAsia"/>
            </w:rPr>
            <w:fldChar w:fldCharType="begin"/>
          </w:r>
          <w:r>
            <w:rPr>
              <w:rFonts w:hint="eastAsia"/>
            </w:rPr>
            <w:instrText xml:space="preserve"> </w:instrText>
          </w:r>
          <w:r>
            <w:instrText xml:space="preserve">PAGEREF _Toc196330186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4A14A3FF">
          <w:pPr>
            <w:pStyle w:val="18"/>
            <w:tabs>
              <w:tab w:val="right" w:leader="dot" w:pos="8296"/>
            </w:tabs>
            <w:spacing w:line="400" w:lineRule="exact"/>
            <w:rPr>
              <w:rFonts w:asciiTheme="minorHAnsi" w:hAnsiTheme="minorHAnsi" w:eastAsiaTheme="minorEastAsia" w:cstheme="minorBidi"/>
              <w:b w:val="0"/>
              <w:sz w:val="22"/>
              <w14:ligatures w14:val="standardContextual"/>
            </w:rPr>
          </w:pPr>
          <w:r>
            <w:fldChar w:fldCharType="begin"/>
          </w:r>
          <w:r>
            <w:instrText xml:space="preserve"> HYPERLINK \l "_Toc196330187" </w:instrText>
          </w:r>
          <w:r>
            <w:fldChar w:fldCharType="separate"/>
          </w:r>
          <w:r>
            <w:rPr>
              <w:rStyle w:val="25"/>
              <w:rFonts w:hint="eastAsia"/>
            </w:rPr>
            <w:t>7.2 展望</w:t>
          </w:r>
          <w:r>
            <w:rPr>
              <w:rFonts w:hint="eastAsia"/>
            </w:rPr>
            <w:tab/>
          </w:r>
          <w:r>
            <w:rPr>
              <w:rFonts w:hint="eastAsia"/>
            </w:rPr>
            <w:fldChar w:fldCharType="begin"/>
          </w:r>
          <w:r>
            <w:rPr>
              <w:rFonts w:hint="eastAsia"/>
            </w:rPr>
            <w:instrText xml:space="preserve"> </w:instrText>
          </w:r>
          <w:r>
            <w:instrText xml:space="preserve">PAGEREF _Toc196330187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14E45198">
          <w:pPr>
            <w:pStyle w:val="16"/>
            <w:tabs>
              <w:tab w:val="right" w:leader="dot" w:pos="8296"/>
            </w:tabs>
            <w:rPr>
              <w:rFonts w:asciiTheme="minorHAnsi" w:hAnsiTheme="minorHAnsi" w:eastAsiaTheme="minorEastAsia" w:cstheme="minorBidi"/>
              <w:b w:val="0"/>
              <w:sz w:val="22"/>
              <w14:ligatures w14:val="standardContextual"/>
            </w:rPr>
          </w:pPr>
          <w:r>
            <w:fldChar w:fldCharType="begin"/>
          </w:r>
          <w:r>
            <w:instrText xml:space="preserve"> HYPERLINK \l "_Toc196330188" </w:instrText>
          </w:r>
          <w:r>
            <w:fldChar w:fldCharType="separate"/>
          </w:r>
          <w:r>
            <w:rPr>
              <w:rStyle w:val="25"/>
              <w:rFonts w:hint="eastAsia"/>
            </w:rPr>
            <w:t>参考文献</w:t>
          </w:r>
          <w:r>
            <w:rPr>
              <w:rFonts w:hint="eastAsia"/>
            </w:rPr>
            <w:tab/>
          </w:r>
          <w:r>
            <w:rPr>
              <w:rFonts w:hint="eastAsia"/>
            </w:rPr>
            <w:fldChar w:fldCharType="begin"/>
          </w:r>
          <w:r>
            <w:rPr>
              <w:rFonts w:hint="eastAsia"/>
            </w:rPr>
            <w:instrText xml:space="preserve"> </w:instrText>
          </w:r>
          <w:r>
            <w:instrText xml:space="preserve">PAGEREF _Toc196330188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161AF389">
          <w:pPr>
            <w:pStyle w:val="16"/>
            <w:tabs>
              <w:tab w:val="right" w:leader="dot" w:pos="8296"/>
            </w:tabs>
            <w:rPr>
              <w:rFonts w:asciiTheme="minorHAnsi" w:hAnsiTheme="minorHAnsi" w:eastAsiaTheme="minorEastAsia" w:cstheme="minorBidi"/>
              <w:b w:val="0"/>
              <w:sz w:val="22"/>
              <w14:ligatures w14:val="standardContextual"/>
            </w:rPr>
          </w:pPr>
          <w:r>
            <w:fldChar w:fldCharType="begin"/>
          </w:r>
          <w:r>
            <w:instrText xml:space="preserve"> HYPERLINK \l "_Toc196330189" </w:instrText>
          </w:r>
          <w:r>
            <w:fldChar w:fldCharType="separate"/>
          </w:r>
          <w:r>
            <w:rPr>
              <w:rStyle w:val="25"/>
              <w:rFonts w:hint="eastAsia"/>
            </w:rPr>
            <w:t>致  谢</w:t>
          </w:r>
          <w:r>
            <w:rPr>
              <w:rFonts w:hint="eastAsia"/>
            </w:rPr>
            <w:tab/>
          </w:r>
          <w:r>
            <w:rPr>
              <w:rFonts w:hint="eastAsia"/>
            </w:rPr>
            <w:fldChar w:fldCharType="begin"/>
          </w:r>
          <w:r>
            <w:rPr>
              <w:rFonts w:hint="eastAsia"/>
            </w:rPr>
            <w:instrText xml:space="preserve"> </w:instrText>
          </w:r>
          <w:r>
            <w:instrText xml:space="preserve">PAGEREF _Toc196330189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22FD94E8">
          <w:pPr>
            <w:ind w:firstLine="480"/>
            <w:rPr>
              <w:b/>
              <w:bCs/>
            </w:rPr>
          </w:pPr>
          <w:r>
            <w:fldChar w:fldCharType="end"/>
          </w:r>
        </w:p>
      </w:sdtContent>
    </w:sdt>
    <w:p w14:paraId="75463C5A">
      <w:pPr>
        <w:ind w:firstLine="0" w:firstLineChars="0"/>
        <w:rPr>
          <w:rFonts w:hint="eastAsia" w:ascii="黑体" w:hAnsi="黑体" w:eastAsia="黑体" w:cs="黑体"/>
          <w:bCs/>
          <w:szCs w:val="32"/>
        </w:rPr>
      </w:pPr>
    </w:p>
    <w:p w14:paraId="2286521E">
      <w:pPr>
        <w:ind w:firstLine="480"/>
        <w:rPr>
          <w:rFonts w:hint="eastAsia" w:ascii="黑体" w:hAnsi="黑体" w:eastAsia="黑体" w:cs="黑体"/>
          <w:bCs/>
          <w:szCs w:val="32"/>
        </w:rPr>
        <w:sectPr>
          <w:headerReference r:id="rId13" w:type="default"/>
          <w:pgSz w:w="11906" w:h="16838"/>
          <w:pgMar w:top="1440" w:right="1800" w:bottom="1440" w:left="1800" w:header="851" w:footer="992" w:gutter="0"/>
          <w:cols w:space="425" w:num="1"/>
          <w:docGrid w:type="lines" w:linePitch="312" w:charSpace="0"/>
        </w:sectPr>
      </w:pPr>
    </w:p>
    <w:p w14:paraId="16090179">
      <w:pPr>
        <w:ind w:firstLine="643"/>
        <w:jc w:val="center"/>
        <w:outlineLvl w:val="0"/>
        <w:rPr>
          <w:rFonts w:hint="eastAsia" w:ascii="黑体" w:hAnsi="黑体" w:eastAsia="黑体" w:cs="黑体"/>
          <w:b/>
          <w:bCs/>
          <w:sz w:val="32"/>
          <w:szCs w:val="32"/>
        </w:rPr>
      </w:pPr>
      <w:bookmarkStart w:id="0" w:name="_Toc196330119"/>
      <w:bookmarkStart w:id="1" w:name="_Hlk194267210"/>
      <w:r>
        <w:rPr>
          <w:rFonts w:hint="eastAsia" w:ascii="黑体" w:hAnsi="黑体" w:eastAsia="黑体" w:cs="黑体"/>
          <w:b/>
          <w:bCs/>
          <w:sz w:val="32"/>
          <w:szCs w:val="32"/>
        </w:rPr>
        <w:t>基于SDN的转发设备管理系统设计与实现</w:t>
      </w:r>
      <w:bookmarkEnd w:id="0"/>
    </w:p>
    <w:bookmarkEnd w:id="1"/>
    <w:p w14:paraId="728A37C0">
      <w:pPr>
        <w:ind w:firstLine="643"/>
        <w:jc w:val="center"/>
        <w:rPr>
          <w:rFonts w:hint="eastAsia" w:ascii="黑体" w:hAnsi="黑体" w:eastAsia="黑体" w:cs="黑体"/>
          <w:b/>
          <w:bCs/>
          <w:sz w:val="32"/>
          <w:szCs w:val="32"/>
        </w:rPr>
      </w:pPr>
    </w:p>
    <w:p w14:paraId="3B89B4D1">
      <w:pPr>
        <w:ind w:firstLine="602"/>
        <w:jc w:val="center"/>
        <w:outlineLvl w:val="0"/>
        <w:rPr>
          <w:rFonts w:hint="eastAsia" w:ascii="黑体" w:hAnsi="黑体" w:eastAsia="黑体" w:cs="黑体"/>
          <w:b/>
          <w:bCs/>
          <w:sz w:val="30"/>
          <w:szCs w:val="30"/>
        </w:rPr>
      </w:pPr>
      <w:bookmarkStart w:id="2" w:name="_Toc14084"/>
      <w:bookmarkStart w:id="3" w:name="_Toc29845"/>
      <w:bookmarkStart w:id="4" w:name="_Toc4821"/>
      <w:bookmarkStart w:id="5" w:name="_Toc196330120"/>
      <w:bookmarkStart w:id="6" w:name="_Toc26539"/>
      <w:bookmarkStart w:id="7" w:name="_Toc12322"/>
      <w:r>
        <w:rPr>
          <w:rFonts w:hint="eastAsia" w:ascii="黑体" w:hAnsi="黑体" w:eastAsia="黑体" w:cs="黑体"/>
          <w:b/>
          <w:bCs/>
          <w:sz w:val="30"/>
          <w:szCs w:val="30"/>
        </w:rPr>
        <w:t>摘要</w:t>
      </w:r>
      <w:bookmarkEnd w:id="2"/>
      <w:bookmarkEnd w:id="3"/>
      <w:bookmarkEnd w:id="4"/>
      <w:bookmarkEnd w:id="5"/>
      <w:bookmarkEnd w:id="6"/>
      <w:bookmarkEnd w:id="7"/>
    </w:p>
    <w:p w14:paraId="2CEA7757">
      <w:pPr>
        <w:ind w:firstLine="560"/>
        <w:rPr>
          <w:rFonts w:cstheme="minorEastAsia"/>
          <w:sz w:val="28"/>
          <w:szCs w:val="28"/>
        </w:rPr>
      </w:pPr>
      <w:r>
        <w:rPr>
          <w:rFonts w:hint="eastAsia" w:cstheme="minorEastAsia"/>
          <w:sz w:val="28"/>
          <w:szCs w:val="28"/>
        </w:rPr>
        <w:t>随着网络规模不断扩大和业务需求日益复杂化，传统网络架构在灵活性和管理效率方面面临严峻挑战。本文设计实现了一个基于软件定义网络(Software Defined Network，SDN)的转发设备管理系统。系统通过分离控制平面与数据平面，实现了网络的可编程性和集中控制。系统采用Django框架作为后端，和Ryu SDN控制器集成，提供了网络拓扑可视化、流表管理、路由配置、VLAN划分等</w:t>
      </w:r>
      <w:ins w:id="0" w:author="植任 钟" w:date="2025-05-24T19:27:00Z">
        <w:r>
          <w:rPr>
            <w:rFonts w:hint="eastAsia" w:cstheme="minorEastAsia"/>
            <w:sz w:val="28"/>
            <w:szCs w:val="28"/>
          </w:rPr>
          <w:t>网络</w:t>
        </w:r>
      </w:ins>
      <w:r>
        <w:rPr>
          <w:rFonts w:hint="eastAsia" w:cstheme="minorEastAsia"/>
          <w:sz w:val="28"/>
          <w:szCs w:val="28"/>
        </w:rPr>
        <w:t>功能。系统实现了基于角色的访问控制机制，支持多级用户权限管理，具备网络状态监控能力。测试结果表明，系统能够有效降低网络配置复杂度，提高网络管理效率，为网络管理员提供直观便捷的管理工具，展示了SDN在简化网络管理和提高网络灵活性方面的潜力。</w:t>
      </w:r>
    </w:p>
    <w:p w14:paraId="39F10E09">
      <w:pPr>
        <w:ind w:firstLine="560"/>
        <w:rPr>
          <w:rFonts w:cstheme="minorEastAsia"/>
          <w:sz w:val="28"/>
          <w:szCs w:val="28"/>
        </w:rPr>
      </w:pPr>
    </w:p>
    <w:p w14:paraId="6FB44968">
      <w:pPr>
        <w:ind w:firstLine="0" w:firstLineChars="0"/>
        <w:rPr>
          <w:rFonts w:hint="eastAsia" w:ascii="宋体" w:hAnsi="宋体" w:cs="宋体"/>
          <w:sz w:val="28"/>
          <w:szCs w:val="28"/>
        </w:rPr>
        <w:sectPr>
          <w:footerReference r:id="rId14" w:type="default"/>
          <w:pgSz w:w="11906" w:h="16838"/>
          <w:pgMar w:top="1440" w:right="1800" w:bottom="1440" w:left="1800" w:header="851" w:footer="992" w:gutter="0"/>
          <w:pgNumType w:fmt="upperRoman" w:start="1"/>
          <w:cols w:space="425" w:num="1"/>
          <w:docGrid w:type="lines" w:linePitch="312" w:charSpace="0"/>
        </w:sectPr>
      </w:pPr>
      <w:r>
        <w:rPr>
          <w:rFonts w:ascii="黑体" w:hAnsi="黑体" w:eastAsia="黑体" w:cs="黑体"/>
          <w:b/>
          <w:bCs/>
          <w:sz w:val="30"/>
          <w:szCs w:val="30"/>
        </w:rPr>
        <w:t>关键词：</w:t>
      </w:r>
      <w:r>
        <w:rPr>
          <w:rFonts w:cstheme="minorEastAsia"/>
          <w:sz w:val="28"/>
          <w:szCs w:val="28"/>
        </w:rPr>
        <w:t>软件定义网络</w:t>
      </w:r>
      <w:r>
        <w:rPr>
          <w:rFonts w:hint="eastAsia" w:cstheme="minorEastAsia"/>
          <w:sz w:val="28"/>
          <w:szCs w:val="28"/>
        </w:rPr>
        <w:t xml:space="preserve"> </w:t>
      </w:r>
      <w:r>
        <w:rPr>
          <w:rFonts w:cstheme="minorEastAsia"/>
          <w:sz w:val="28"/>
          <w:szCs w:val="28"/>
        </w:rPr>
        <w:t>数据包转发</w:t>
      </w:r>
      <w:r>
        <w:rPr>
          <w:rFonts w:hint="eastAsia" w:cstheme="minorEastAsia"/>
          <w:sz w:val="28"/>
          <w:szCs w:val="28"/>
        </w:rPr>
        <w:t xml:space="preserve"> </w:t>
      </w:r>
      <w:r>
        <w:rPr>
          <w:rFonts w:cstheme="minorEastAsia"/>
          <w:sz w:val="28"/>
          <w:szCs w:val="28"/>
        </w:rPr>
        <w:t>网络管理</w:t>
      </w:r>
      <w:r>
        <w:rPr>
          <w:rFonts w:hint="eastAsia" w:cstheme="minorEastAsia"/>
          <w:sz w:val="28"/>
          <w:szCs w:val="28"/>
        </w:rPr>
        <w:t xml:space="preserve"> </w:t>
      </w:r>
      <w:r>
        <w:rPr>
          <w:rFonts w:cstheme="minorEastAsia"/>
          <w:sz w:val="28"/>
          <w:szCs w:val="28"/>
        </w:rPr>
        <w:t>OpenFlow</w:t>
      </w:r>
      <w:r>
        <w:rPr>
          <w:rFonts w:hint="eastAsia" w:cstheme="minorEastAsia"/>
          <w:sz w:val="28"/>
          <w:szCs w:val="28"/>
        </w:rPr>
        <w:t xml:space="preserve"> </w:t>
      </w:r>
      <w:r>
        <w:rPr>
          <w:rFonts w:cstheme="minorEastAsia"/>
          <w:sz w:val="28"/>
          <w:szCs w:val="28"/>
        </w:rPr>
        <w:t>Ryu</w:t>
      </w:r>
    </w:p>
    <w:p w14:paraId="72710853">
      <w:pPr>
        <w:ind w:firstLine="643"/>
        <w:jc w:val="center"/>
        <w:rPr>
          <w:b/>
          <w:bCs/>
          <w:sz w:val="32"/>
          <w:szCs w:val="32"/>
        </w:rPr>
      </w:pPr>
      <w:r>
        <w:rPr>
          <w:b/>
          <w:bCs/>
          <w:sz w:val="32"/>
          <w:szCs w:val="32"/>
        </w:rPr>
        <w:t>Design and Implementation of SDN based Forwarding Device Management System</w:t>
      </w:r>
    </w:p>
    <w:p w14:paraId="75594791">
      <w:pPr>
        <w:spacing w:line="520" w:lineRule="atLeast"/>
        <w:ind w:firstLine="560"/>
        <w:jc w:val="left"/>
        <w:rPr>
          <w:rFonts w:hint="eastAsia" w:ascii="宋体" w:hAnsi="宋体" w:cs="宋体"/>
          <w:sz w:val="28"/>
          <w:szCs w:val="28"/>
        </w:rPr>
      </w:pPr>
    </w:p>
    <w:p w14:paraId="7D1B89C5">
      <w:pPr>
        <w:widowControl/>
        <w:ind w:firstLine="602"/>
        <w:jc w:val="center"/>
        <w:outlineLvl w:val="0"/>
        <w:rPr>
          <w:rFonts w:eastAsia="黑体"/>
          <w:b/>
          <w:sz w:val="30"/>
          <w:szCs w:val="30"/>
        </w:rPr>
      </w:pPr>
      <w:bookmarkStart w:id="8" w:name="_Toc20782"/>
      <w:bookmarkStart w:id="9" w:name="_Toc26019"/>
      <w:bookmarkStart w:id="10" w:name="_Toc20186"/>
      <w:bookmarkStart w:id="11" w:name="_Toc196330121"/>
      <w:bookmarkStart w:id="12" w:name="_Toc21891"/>
      <w:bookmarkStart w:id="13" w:name="_Toc10746"/>
      <w:r>
        <w:rPr>
          <w:rFonts w:eastAsia="黑体"/>
          <w:b/>
          <w:sz w:val="30"/>
          <w:szCs w:val="30"/>
        </w:rPr>
        <w:t>Abstract</w:t>
      </w:r>
      <w:bookmarkEnd w:id="8"/>
      <w:bookmarkEnd w:id="9"/>
      <w:bookmarkEnd w:id="10"/>
      <w:bookmarkEnd w:id="11"/>
      <w:bookmarkEnd w:id="12"/>
      <w:bookmarkEnd w:id="13"/>
    </w:p>
    <w:p w14:paraId="248153C3">
      <w:pPr>
        <w:ind w:firstLine="560"/>
        <w:rPr>
          <w:sz w:val="28"/>
          <w:szCs w:val="28"/>
        </w:rPr>
      </w:pPr>
      <w:r>
        <w:rPr>
          <w:sz w:val="28"/>
          <w:szCs w:val="28"/>
        </w:rPr>
        <w:t>With the continuous expansion of network scale and the increasing complexity of business demands, traditional network architectures face severe challenges in terms of flexibility and management efficiency. This article designs and implements a forwarding device management system based on Software Defined Network (SDN). The system achieves programmability and centralized control of the network by separating the control plane from the data plane. The system adopts Django framework as the backend and integrates with Ryu SDN controller, providing network topology visualization, flow table management, routing configuration, VLAN partitioning and other functions. The system implements a role-based access control mechanism, supports multi-level user permission management, and has network status monitoring capabilities. The test results show that the system can effectively reduce network configuration complexity, improve network management efficiency, provide intuitive and convenient management tools for network administrators, and demonstrate the potential of SDN in simplifying network management and improving network flexibility.</w:t>
      </w:r>
    </w:p>
    <w:p w14:paraId="107729CC">
      <w:pPr>
        <w:ind w:firstLine="560"/>
        <w:rPr>
          <w:sz w:val="28"/>
          <w:szCs w:val="28"/>
        </w:rPr>
      </w:pPr>
    </w:p>
    <w:p w14:paraId="468B354D">
      <w:pPr>
        <w:ind w:firstLine="0" w:firstLineChars="0"/>
        <w:rPr>
          <w:sz w:val="28"/>
          <w:szCs w:val="28"/>
        </w:rPr>
      </w:pPr>
      <w:r>
        <w:rPr>
          <w:rFonts w:eastAsia="黑体"/>
          <w:b/>
          <w:sz w:val="28"/>
          <w:szCs w:val="28"/>
        </w:rPr>
        <w:t xml:space="preserve">Keywords: </w:t>
      </w:r>
      <w:r>
        <w:rPr>
          <w:sz w:val="28"/>
          <w:szCs w:val="28"/>
        </w:rPr>
        <w:t>Software-Defined Networking</w:t>
      </w:r>
      <w:r>
        <w:rPr>
          <w:rFonts w:hint="eastAsia"/>
          <w:sz w:val="28"/>
          <w:szCs w:val="28"/>
        </w:rPr>
        <w:t>;</w:t>
      </w:r>
      <w:r>
        <w:rPr>
          <w:sz w:val="28"/>
          <w:szCs w:val="28"/>
        </w:rPr>
        <w:t xml:space="preserve"> Packet Forwarding</w:t>
      </w:r>
      <w:r>
        <w:rPr>
          <w:rFonts w:hint="eastAsia"/>
          <w:sz w:val="28"/>
          <w:szCs w:val="28"/>
        </w:rPr>
        <w:t>;</w:t>
      </w:r>
      <w:r>
        <w:rPr>
          <w:sz w:val="28"/>
          <w:szCs w:val="28"/>
        </w:rPr>
        <w:t xml:space="preserve"> Network Management</w:t>
      </w:r>
      <w:r>
        <w:rPr>
          <w:rFonts w:hint="eastAsia"/>
          <w:sz w:val="28"/>
          <w:szCs w:val="28"/>
        </w:rPr>
        <w:t>;</w:t>
      </w:r>
      <w:r>
        <w:rPr>
          <w:sz w:val="28"/>
          <w:szCs w:val="28"/>
        </w:rPr>
        <w:t xml:space="preserve"> OpenFlow</w:t>
      </w:r>
      <w:r>
        <w:rPr>
          <w:rFonts w:hint="eastAsia"/>
          <w:sz w:val="28"/>
          <w:szCs w:val="28"/>
        </w:rPr>
        <w:t>;</w:t>
      </w:r>
      <w:r>
        <w:rPr>
          <w:sz w:val="28"/>
          <w:szCs w:val="28"/>
        </w:rPr>
        <w:t xml:space="preserve"> Ryu</w:t>
      </w:r>
    </w:p>
    <w:p w14:paraId="65889BAB">
      <w:pPr>
        <w:spacing w:line="520" w:lineRule="atLeast"/>
        <w:ind w:firstLine="0" w:firstLineChars="0"/>
        <w:jc w:val="left"/>
        <w:rPr>
          <w:rFonts w:hint="eastAsia" w:ascii="宋体" w:hAnsi="宋体" w:cs="宋体"/>
          <w:sz w:val="28"/>
          <w:szCs w:val="28"/>
        </w:rPr>
        <w:sectPr>
          <w:footerReference r:id="rId15" w:type="default"/>
          <w:pgSz w:w="11906" w:h="16838"/>
          <w:pgMar w:top="1440" w:right="1800" w:bottom="1440" w:left="1800" w:header="851" w:footer="992" w:gutter="0"/>
          <w:pgNumType w:fmt="upperRoman"/>
          <w:cols w:space="425" w:num="1"/>
          <w:docGrid w:type="lines" w:linePitch="312" w:charSpace="0"/>
        </w:sectPr>
      </w:pPr>
    </w:p>
    <w:p w14:paraId="44C8E103">
      <w:pPr>
        <w:pStyle w:val="2"/>
      </w:pPr>
      <w:bookmarkStart w:id="14" w:name="_Toc29599"/>
      <w:bookmarkStart w:id="15" w:name="_Toc32749"/>
      <w:bookmarkStart w:id="16" w:name="_Toc11561"/>
      <w:bookmarkStart w:id="17" w:name="_Toc19037"/>
      <w:bookmarkStart w:id="18" w:name="_Toc196330122"/>
      <w:bookmarkStart w:id="19" w:name="_Toc25036"/>
      <w:r>
        <w:rPr>
          <w:rFonts w:hint="eastAsia"/>
        </w:rPr>
        <w:t>绪论</w:t>
      </w:r>
      <w:bookmarkEnd w:id="14"/>
      <w:bookmarkEnd w:id="15"/>
      <w:bookmarkEnd w:id="16"/>
      <w:bookmarkEnd w:id="17"/>
      <w:bookmarkEnd w:id="18"/>
      <w:bookmarkEnd w:id="19"/>
    </w:p>
    <w:p w14:paraId="696D0D86">
      <w:pPr>
        <w:spacing w:before="424" w:beforeLines="100" w:after="424" w:afterLines="100"/>
        <w:ind w:firstLine="480"/>
      </w:pPr>
      <w:r>
        <w:t>本</w:t>
      </w:r>
      <w:r>
        <w:rPr>
          <w:rFonts w:hint="eastAsia"/>
        </w:rPr>
        <w:t>章首先</w:t>
      </w:r>
      <w:r>
        <w:t>介绍论文的研究背景、目的和意义</w:t>
      </w:r>
      <w:r>
        <w:rPr>
          <w:rFonts w:hint="eastAsia"/>
        </w:rPr>
        <w:t>，然后介绍</w:t>
      </w:r>
      <w:r>
        <w:t>SDN管理系统的国内外研究现状</w:t>
      </w:r>
      <w:r>
        <w:rPr>
          <w:rFonts w:hint="eastAsia"/>
        </w:rPr>
        <w:t>，最后介绍论文的主要研究内容及采用的研究方法。</w:t>
      </w:r>
    </w:p>
    <w:p w14:paraId="17ACBAEE">
      <w:pPr>
        <w:pStyle w:val="3"/>
      </w:pPr>
      <w:bookmarkStart w:id="20" w:name="_Toc17266"/>
      <w:bookmarkStart w:id="21" w:name="_Toc18468"/>
      <w:bookmarkStart w:id="22" w:name="_Toc4055"/>
      <w:bookmarkStart w:id="23" w:name="_Toc196330123"/>
      <w:bookmarkStart w:id="24" w:name="_Toc390"/>
      <w:bookmarkStart w:id="25" w:name="_Toc19327"/>
      <w:r>
        <w:rPr>
          <w:rFonts w:hint="eastAsia"/>
        </w:rPr>
        <w:t>选题的背景</w:t>
      </w:r>
      <w:bookmarkEnd w:id="20"/>
      <w:bookmarkEnd w:id="21"/>
      <w:bookmarkEnd w:id="22"/>
      <w:bookmarkEnd w:id="23"/>
      <w:bookmarkEnd w:id="24"/>
      <w:bookmarkEnd w:id="25"/>
    </w:p>
    <w:p w14:paraId="588BE97E">
      <w:pPr>
        <w:spacing w:before="424" w:beforeLines="100" w:after="424" w:afterLines="100"/>
        <w:ind w:firstLine="480"/>
      </w:pPr>
      <w:r>
        <w:rPr>
          <w:rFonts w:hint="eastAsia"/>
        </w:rPr>
        <w:t>随着互联网技术的飞速发展，传统网络面对数据流量的持续增长、业务需求的多样化以及网络环境的不断变化，传统的网络架构逐渐显现出其灵活性和扩展性方面的不足。为应对这些难题，SDN</w:t>
      </w:r>
      <w:r>
        <w:t>应运而生，</w:t>
      </w:r>
      <w:r>
        <w:rPr>
          <w:rFonts w:hint="eastAsia"/>
        </w:rPr>
        <w:t>是</w:t>
      </w:r>
      <w:r>
        <w:t>一种创新的网络架构，在互联网领域引发了重要的技术变革。</w:t>
      </w:r>
    </w:p>
    <w:p w14:paraId="0A8966FC">
      <w:pPr>
        <w:spacing w:before="424" w:beforeLines="100" w:after="424" w:afterLines="100"/>
        <w:ind w:firstLine="480"/>
      </w:pPr>
      <w:r>
        <w:rPr>
          <w:rFonts w:hint="eastAsia"/>
        </w:rPr>
        <w:t>SDN作为一种新型网络架构，</w:t>
      </w:r>
      <w:r>
        <w:t>核心理念是实现网络控制层与数据层的分离，通过网络控制器的集中式管理</w:t>
      </w:r>
      <w:r>
        <w:rPr>
          <w:rFonts w:hint="eastAsia"/>
        </w:rPr>
        <w:t>和</w:t>
      </w:r>
      <w:r>
        <w:t>控制，达成网络资源的灵活配置与动态调整。</w:t>
      </w:r>
      <w:r>
        <w:rPr>
          <w:rFonts w:hint="eastAsia"/>
        </w:rPr>
        <w:t>OpenFlow协议是SDN架构中控制平面与数据平面通信的关键技术。</w:t>
      </w:r>
      <w:r>
        <w:t>控制器通过</w:t>
      </w:r>
      <w:r>
        <w:rPr>
          <w:rFonts w:hint="eastAsia"/>
        </w:rPr>
        <w:t>OpenFlow</w:t>
      </w:r>
      <w:r>
        <w:t>下发流表规则，对网络设备中的数据包处理过程进行灵活控制，从而实现对网络流量的精细化管理。</w:t>
      </w:r>
      <w:r>
        <w:rPr>
          <w:rFonts w:hint="eastAsia"/>
        </w:rPr>
        <w:t>近年来，SDN技术在数据中心、广域网和物联网等领域得到了广泛应用，成为未来网络发展的重要方向。</w:t>
      </w:r>
    </w:p>
    <w:p w14:paraId="54408DB7">
      <w:pPr>
        <w:pStyle w:val="3"/>
      </w:pPr>
      <w:bookmarkStart w:id="26" w:name="_Toc20458"/>
      <w:bookmarkStart w:id="27" w:name="_Toc20665"/>
      <w:bookmarkStart w:id="28" w:name="_Toc876"/>
      <w:bookmarkStart w:id="29" w:name="_Toc12553"/>
      <w:bookmarkStart w:id="30" w:name="_Toc196330124"/>
      <w:bookmarkStart w:id="31" w:name="_Toc22508"/>
      <w:r>
        <w:rPr>
          <w:rFonts w:hint="eastAsia"/>
        </w:rPr>
        <w:t>选题的目的和意义</w:t>
      </w:r>
      <w:bookmarkEnd w:id="26"/>
      <w:bookmarkEnd w:id="27"/>
      <w:bookmarkEnd w:id="28"/>
      <w:bookmarkEnd w:id="29"/>
      <w:bookmarkEnd w:id="30"/>
      <w:bookmarkEnd w:id="31"/>
    </w:p>
    <w:p w14:paraId="4B8979D9">
      <w:pPr>
        <w:spacing w:before="424" w:beforeLines="100" w:after="424" w:afterLines="100"/>
        <w:ind w:firstLine="480"/>
      </w:pPr>
      <w:r>
        <w:t>本研究设计实现一个基于SDN的转发设备管理系统，提供拓扑发现、流表管理、路由配置、设备监控等全面功能，通过</w:t>
      </w:r>
      <w:r>
        <w:rPr>
          <w:rFonts w:hint="eastAsia"/>
        </w:rPr>
        <w:t>主流的</w:t>
      </w:r>
      <w:r>
        <w:t>图形化界面使网络管理员直观了解网络状态，简化操作流程。</w:t>
      </w:r>
    </w:p>
    <w:p w14:paraId="741467E6">
      <w:pPr>
        <w:spacing w:before="424" w:beforeLines="100" w:after="424" w:afterLines="100"/>
        <w:ind w:firstLine="480"/>
      </w:pPr>
      <w:r>
        <w:t>系统的重要意义体现在</w:t>
      </w:r>
      <w:r>
        <w:rPr>
          <w:rFonts w:hint="eastAsia"/>
        </w:rPr>
        <w:t>，</w:t>
      </w:r>
      <w:r>
        <w:t>系统能够实现网络设备的集中管理和统一配置，这一特性显著提高了网络运维的效率；系统通过可编程接口快速响应业务需求变化，进而提升了网络资源的利用率；基于SDN的开放架构打破了传统厂商设备的锁定效应，有助于降低网络建设和维护的成本；该系统为网络自动化、智能化的演进奠定了坚实基础，对推动网络技术创新和产业升级具有积极作用。</w:t>
      </w:r>
    </w:p>
    <w:p w14:paraId="4DE2DC3D">
      <w:pPr>
        <w:spacing w:before="424" w:beforeLines="100" w:after="424" w:afterLines="100"/>
        <w:ind w:firstLine="480"/>
      </w:pPr>
      <w:r>
        <w:t>通过本系统的设计与实现，不仅能够大幅降低网络管理的复杂度，提高网络运维效率，还能帮助网络管理员更好地理解和掌握SDN技术，</w:t>
      </w:r>
      <w:r>
        <w:rPr>
          <w:rFonts w:hint="eastAsia"/>
        </w:rPr>
        <w:t>做到</w:t>
      </w:r>
      <w:r>
        <w:t>促进SDN技术的推广和应用。</w:t>
      </w:r>
    </w:p>
    <w:p w14:paraId="1327E967">
      <w:pPr>
        <w:pStyle w:val="3"/>
      </w:pPr>
      <w:bookmarkStart w:id="32" w:name="_Toc272"/>
      <w:bookmarkStart w:id="33" w:name="_Toc22651"/>
      <w:bookmarkStart w:id="34" w:name="_Toc30876"/>
      <w:bookmarkStart w:id="35" w:name="_Toc196330125"/>
      <w:bookmarkStart w:id="36" w:name="_Toc23927"/>
      <w:bookmarkStart w:id="37" w:name="_Toc23402"/>
      <w:r>
        <w:rPr>
          <w:rFonts w:hint="eastAsia"/>
        </w:rPr>
        <w:t>国内外研究现状</w:t>
      </w:r>
      <w:bookmarkEnd w:id="32"/>
      <w:bookmarkEnd w:id="33"/>
      <w:bookmarkEnd w:id="34"/>
      <w:bookmarkEnd w:id="35"/>
      <w:bookmarkEnd w:id="36"/>
      <w:bookmarkEnd w:id="37"/>
    </w:p>
    <w:p w14:paraId="7D31D4B4">
      <w:pPr>
        <w:spacing w:before="424" w:beforeLines="100" w:after="424" w:afterLines="100"/>
        <w:ind w:firstLine="480"/>
      </w:pPr>
      <w:bookmarkStart w:id="38" w:name="_Toc470"/>
      <w:bookmarkStart w:id="39" w:name="_Toc1664"/>
      <w:bookmarkStart w:id="40" w:name="_Toc3548"/>
      <w:bookmarkStart w:id="41" w:name="_Toc1615"/>
      <w:bookmarkStart w:id="42" w:name="_Toc15411"/>
      <w:bookmarkStart w:id="43" w:name="OLE_LINK1"/>
      <w:r>
        <w:rPr>
          <w:rFonts w:hint="eastAsia"/>
        </w:rPr>
        <w:t>在当今主流的网络架构中，软件定义网络（SDN）技术已成为不可或缺的一部分，在应用范围从数据中心到广域网，逐渐成为网络管理和创新的核心。SDN通过将控制平面与数据平面分离，实现网络的集中化管理和灵活控制，为网络创新提供了广阔的空间。SDN技术目前主要依赖于两种关键技术：控制平面与数据平面的分离以及网络可编程性。</w:t>
      </w:r>
    </w:p>
    <w:p w14:paraId="7BB9F7BF">
      <w:pPr>
        <w:spacing w:before="424" w:beforeLines="100" w:after="424" w:afterLines="100"/>
        <w:ind w:firstLine="480"/>
      </w:pPr>
      <w:r>
        <w:t>软件定义网络（SDN）的起源可追溯至2006年，斯坦福大学的Nick McKeown教授及其研究团队在Clean Slate项目中首次提出了OpenFlow</w:t>
      </w:r>
      <w:r>
        <w:rPr>
          <w:vertAlign w:val="superscript"/>
        </w:rPr>
        <w:fldChar w:fldCharType="begin"/>
      </w:r>
      <w:r>
        <w:rPr>
          <w:vertAlign w:val="superscript"/>
        </w:rPr>
        <w:instrText xml:space="preserve"> REF _Ref196030806 \r \h  \* MERGEFORMAT </w:instrText>
      </w:r>
      <w:r>
        <w:rPr>
          <w:vertAlign w:val="superscript"/>
        </w:rPr>
        <w:fldChar w:fldCharType="separate"/>
      </w:r>
      <w:r>
        <w:rPr>
          <w:vertAlign w:val="superscript"/>
        </w:rPr>
        <w:t>[1]</w:t>
      </w:r>
      <w:r>
        <w:rPr>
          <w:vertAlign w:val="superscript"/>
        </w:rPr>
        <w:fldChar w:fldCharType="end"/>
      </w:r>
      <w:r>
        <w:t>技术。随着OpenFlow技术的成熟与广泛采纳，至2009年，Nick McKeown教授正式提出了SDN的概念。</w:t>
      </w:r>
    </w:p>
    <w:p w14:paraId="28624C0E">
      <w:pPr>
        <w:spacing w:before="424" w:beforeLines="100" w:after="424" w:afterLines="100"/>
        <w:ind w:firstLine="0" w:firstLineChars="0"/>
      </w:pPr>
      <w:r>
        <w:tab/>
      </w:r>
      <w:r>
        <w:t>利用OpenFlow协议，网络的核心部分实现了数据平面与控制平面的解耦，并赋予了网络编程能力，</w:t>
      </w:r>
      <w:r>
        <w:rPr>
          <w:rFonts w:hint="eastAsia"/>
        </w:rPr>
        <w:t>很好的</w:t>
      </w:r>
      <w:r>
        <w:t>地促进了网络智能管理、扩展性和弹性变化的便捷性。</w:t>
      </w:r>
      <w:r>
        <w:rPr>
          <w:rFonts w:hint="eastAsia"/>
        </w:rPr>
        <w:t>在</w:t>
      </w:r>
      <w:r>
        <w:t>国际上的Cisco、Juniper、NEC、IBM等公司也陆续推出了支持OpenFlow的SDN交换机。</w:t>
      </w:r>
    </w:p>
    <w:p w14:paraId="5E0C7DB1">
      <w:pPr>
        <w:spacing w:before="424" w:beforeLines="100" w:after="424" w:afterLines="100"/>
        <w:ind w:firstLine="480"/>
      </w:pPr>
      <w:r>
        <w:rPr>
          <w:rFonts w:hint="eastAsia"/>
        </w:rPr>
        <w:t>国内</w:t>
      </w:r>
      <w:r>
        <w:t>在软件定义网络（SDN）技术领域的探索相对较晚。2012年，盛科网络推出了</w:t>
      </w:r>
      <w:r>
        <w:rPr>
          <w:rFonts w:hint="eastAsia"/>
        </w:rPr>
        <w:t>在</w:t>
      </w:r>
      <w:r>
        <w:t>国内首款</w:t>
      </w:r>
      <w:r>
        <w:rPr>
          <w:rFonts w:hint="eastAsia"/>
        </w:rPr>
        <w:t>的</w:t>
      </w:r>
      <w:r>
        <w:t>SDN交换机产品V330，标志着中国企业在SDN硬件技术上的突破。2013年，华为提出了POF</w:t>
      </w:r>
      <w:r>
        <w:rPr>
          <w:vertAlign w:val="superscript"/>
        </w:rPr>
        <w:fldChar w:fldCharType="begin"/>
      </w:r>
      <w:r>
        <w:rPr>
          <w:vertAlign w:val="superscript"/>
        </w:rPr>
        <w:instrText xml:space="preserve"> REF _Ref196030860 \r \h  \* MERGEFORMAT </w:instrText>
      </w:r>
      <w:r>
        <w:rPr>
          <w:vertAlign w:val="superscript"/>
        </w:rPr>
        <w:fldChar w:fldCharType="separate"/>
      </w:r>
      <w:r>
        <w:rPr>
          <w:vertAlign w:val="superscript"/>
        </w:rPr>
        <w:t>[2]</w:t>
      </w:r>
      <w:r>
        <w:rPr>
          <w:vertAlign w:val="superscript"/>
        </w:rPr>
        <w:fldChar w:fldCharType="end"/>
      </w:r>
      <w:r>
        <w:t>技术，推动了SDN转发平面技术的发展。2015年，中国联通推出CUBE-Net 2.0，整合SDN、NFV和云计算技术，推动了SDN在运营商网络的应用。</w:t>
      </w:r>
    </w:p>
    <w:bookmarkEnd w:id="38"/>
    <w:bookmarkEnd w:id="39"/>
    <w:bookmarkEnd w:id="40"/>
    <w:bookmarkEnd w:id="41"/>
    <w:bookmarkEnd w:id="42"/>
    <w:bookmarkEnd w:id="43"/>
    <w:p w14:paraId="203EC984">
      <w:pPr>
        <w:spacing w:before="424" w:beforeLines="100" w:after="424" w:afterLines="100"/>
        <w:ind w:firstLine="480"/>
      </w:pPr>
      <w:r>
        <w:rPr>
          <w:rFonts w:hint="eastAsia"/>
        </w:rPr>
        <w:t>SDN作为一种新型的网络架构和管理方法，具有控制平面与数据平面分离、集中化控制、可编程性、开放性和可扩展性等特点。</w:t>
      </w:r>
      <w:r>
        <w:t>SDN的这些特性能够应对现代网络环境的复杂多变，为网络发展带来了新的机遇与挑战。</w:t>
      </w:r>
    </w:p>
    <w:p w14:paraId="23C59B1B">
      <w:pPr>
        <w:pStyle w:val="3"/>
      </w:pPr>
      <w:bookmarkStart w:id="44" w:name="_Toc196330126"/>
      <w:r>
        <w:rPr>
          <w:rFonts w:hint="eastAsia"/>
        </w:rPr>
        <w:t>研究内容</w:t>
      </w:r>
      <w:bookmarkEnd w:id="44"/>
    </w:p>
    <w:p w14:paraId="6EDC1F97">
      <w:pPr>
        <w:spacing w:before="424" w:beforeLines="100" w:after="424" w:afterLines="100"/>
        <w:ind w:firstLine="480"/>
      </w:pPr>
      <w:r>
        <w:rPr>
          <w:rFonts w:hint="eastAsia"/>
        </w:rPr>
        <w:t>本文主要完成基于SDN的转发设备管理系统的设计与实现展开，包括以下三个方面：</w:t>
      </w:r>
    </w:p>
    <w:p w14:paraId="0DB4DA52">
      <w:pPr>
        <w:spacing w:before="424" w:beforeLines="100" w:after="424" w:afterLines="100"/>
        <w:ind w:firstLine="480"/>
      </w:pPr>
      <w:r>
        <w:rPr>
          <w:rFonts w:hint="eastAsia"/>
        </w:rPr>
        <w:t>（1）</w:t>
      </w:r>
      <w:r>
        <w:t>分析SDN技术架构、控制面与数据面分离的特点以及OpenFlow协议，分析现有网络设备管理问题，考虑采用基于SDN技术解决该问题。</w:t>
      </w:r>
    </w:p>
    <w:p w14:paraId="6E283601">
      <w:pPr>
        <w:spacing w:before="424" w:beforeLines="100" w:after="424" w:afterLines="100"/>
        <w:ind w:firstLine="480"/>
      </w:pPr>
      <w:r>
        <w:rPr>
          <w:rFonts w:hint="eastAsia"/>
        </w:rPr>
        <w:t>（2）设计并实现一套SDN的转发设备管理系统。以开源SDN控制器Ryu</w:t>
      </w:r>
      <w:r>
        <w:rPr>
          <w:vertAlign w:val="superscript"/>
        </w:rPr>
        <w:fldChar w:fldCharType="begin"/>
      </w:r>
      <w:r>
        <w:rPr>
          <w:vertAlign w:val="superscript"/>
        </w:rPr>
        <w:instrText xml:space="preserve"> </w:instrText>
      </w:r>
      <w:r>
        <w:rPr>
          <w:rFonts w:hint="eastAsia"/>
          <w:vertAlign w:val="superscript"/>
        </w:rPr>
        <w:instrText xml:space="preserve">REF _Ref196030900 \r \h</w:instrText>
      </w:r>
      <w:r>
        <w:rPr>
          <w:vertAlign w:val="superscript"/>
        </w:rPr>
        <w:instrText xml:space="preserve">  \* MERGEFORMAT </w:instrText>
      </w:r>
      <w:r>
        <w:rPr>
          <w:vertAlign w:val="superscript"/>
        </w:rPr>
        <w:fldChar w:fldCharType="separate"/>
      </w:r>
      <w:r>
        <w:rPr>
          <w:vertAlign w:val="superscript"/>
        </w:rPr>
        <w:t>[3]</w:t>
      </w:r>
      <w:r>
        <w:rPr>
          <w:vertAlign w:val="superscript"/>
        </w:rPr>
        <w:fldChar w:fldCharType="end"/>
      </w:r>
      <w:r>
        <w:rPr>
          <w:rFonts w:hint="eastAsia"/>
        </w:rPr>
        <w:t>为二次开发基础平台，整个系统分为控制层、应用层和设备层三层，控制层负责核心调度和制定策略，应用层是用户管理界面和功能实现，设备层执行具体的数据包转发操作。采用OpenFlow协议实现控制器与交换机的通信，并通过REST API向上层应用提供服务接口</w:t>
      </w:r>
      <w:r>
        <w:rPr>
          <w:vertAlign w:val="superscript"/>
        </w:rPr>
        <w:fldChar w:fldCharType="begin"/>
      </w:r>
      <w:r>
        <w:rPr>
          <w:vertAlign w:val="superscript"/>
        </w:rPr>
        <w:instrText xml:space="preserve"> </w:instrText>
      </w:r>
      <w:r>
        <w:rPr>
          <w:rFonts w:hint="eastAsia"/>
          <w:vertAlign w:val="superscript"/>
        </w:rPr>
        <w:instrText xml:space="preserve">REF _Ref196030927 \r \h</w:instrText>
      </w:r>
      <w:r>
        <w:rPr>
          <w:vertAlign w:val="superscript"/>
        </w:rPr>
        <w:instrText xml:space="preserve">  \* MERGEFORMAT </w:instrText>
      </w:r>
      <w:r>
        <w:rPr>
          <w:vertAlign w:val="superscript"/>
        </w:rPr>
        <w:fldChar w:fldCharType="separate"/>
      </w:r>
      <w:r>
        <w:rPr>
          <w:vertAlign w:val="superscript"/>
        </w:rPr>
        <w:t>[4]</w:t>
      </w:r>
      <w:r>
        <w:rPr>
          <w:vertAlign w:val="superscript"/>
        </w:rPr>
        <w:fldChar w:fldCharType="end"/>
      </w:r>
      <w:r>
        <w:rPr>
          <w:rFonts w:hint="eastAsia"/>
        </w:rPr>
        <w:t>。</w:t>
      </w:r>
    </w:p>
    <w:p w14:paraId="17ACC9BD">
      <w:pPr>
        <w:spacing w:before="424" w:beforeLines="100" w:after="424" w:afterLines="100"/>
        <w:ind w:firstLine="480"/>
      </w:pPr>
      <w:r>
        <w:rPr>
          <w:rFonts w:hint="eastAsia"/>
        </w:rPr>
        <w:t>（3）</w:t>
      </w:r>
      <w:r>
        <w:t>构建实验环境进行测试工作，分析配置效率、资源利用率、故障恢复时间等性能指标，与现有网络设备管理方式作比较，验证系统可行性和有效性。</w:t>
      </w:r>
      <w:r>
        <w:rPr>
          <w:rFonts w:hint="eastAsia"/>
        </w:rPr>
        <w:t>最后</w:t>
      </w:r>
      <w:r>
        <w:t>通过试验性测试对系统继续调整优化，提高系统可靠性。</w:t>
      </w:r>
    </w:p>
    <w:p w14:paraId="5AC4176C">
      <w:pPr>
        <w:pStyle w:val="3"/>
      </w:pPr>
      <w:bookmarkStart w:id="45" w:name="_Toc196330127"/>
      <w:r>
        <w:rPr>
          <w:rFonts w:hint="eastAsia"/>
        </w:rPr>
        <w:t>研究方法</w:t>
      </w:r>
      <w:bookmarkEnd w:id="45"/>
    </w:p>
    <w:p w14:paraId="2FC37A2E">
      <w:pPr>
        <w:spacing w:before="424" w:beforeLines="100" w:after="424" w:afterLines="100"/>
        <w:ind w:firstLine="480"/>
      </w:pPr>
      <w:r>
        <w:rPr>
          <w:rFonts w:hint="eastAsia"/>
        </w:rPr>
        <w:t>本文研究采用理论分析与实验验证相结合的方法开展，主要包括文献研究、系统设计、系统实现和测试。</w:t>
      </w:r>
      <w:r>
        <w:t>查找SDN相关领域的文献资料，了解数据包转发和网络设备管理技术的现状和发展情况作为理论依据；基于SDN架构特点设计数据包转发设备管理系统的设计框架、功能模块、工作流程和各组成部分之间的接口关系</w:t>
      </w:r>
      <w:r>
        <w:rPr>
          <w:rFonts w:hint="eastAsia"/>
        </w:rPr>
        <w:t>。</w:t>
      </w:r>
    </w:p>
    <w:p w14:paraId="7932F86B">
      <w:pPr>
        <w:spacing w:before="424" w:beforeLines="100" w:after="424" w:afterLines="100"/>
        <w:ind w:firstLine="480"/>
      </w:pPr>
      <w:r>
        <w:t>选择Ryu控制器作为SDN体系结构中的控制器，使用Python语言编写设备管理系统的功能部分，并用OpenFlow协议完成南向通讯；以REST</w:t>
      </w:r>
      <w:r>
        <w:rPr>
          <w:rFonts w:hint="eastAsia"/>
        </w:rPr>
        <w:t xml:space="preserve"> </w:t>
      </w:r>
      <w:r>
        <w:t>API方式构建北向接口供上层应用访问。</w:t>
      </w:r>
      <w:r>
        <w:rPr>
          <w:rFonts w:hint="eastAsia"/>
        </w:rPr>
        <w:t>搭建Mininet仿真网络环境</w:t>
      </w:r>
      <w:r>
        <w:rPr>
          <w:vertAlign w:val="superscript"/>
        </w:rPr>
        <w:fldChar w:fldCharType="begin"/>
      </w:r>
      <w:r>
        <w:rPr>
          <w:vertAlign w:val="superscript"/>
        </w:rPr>
        <w:instrText xml:space="preserve"> </w:instrText>
      </w:r>
      <w:r>
        <w:rPr>
          <w:rFonts w:hint="eastAsia"/>
          <w:vertAlign w:val="superscript"/>
        </w:rPr>
        <w:instrText xml:space="preserve">REF _Ref194782297 \r \h</w:instrText>
      </w:r>
      <w:r>
        <w:rPr>
          <w:vertAlign w:val="superscript"/>
        </w:rPr>
        <w:instrText xml:space="preserve">  \* MERGEFORMAT </w:instrText>
      </w:r>
      <w:r>
        <w:rPr>
          <w:vertAlign w:val="superscript"/>
        </w:rPr>
        <w:fldChar w:fldCharType="separate"/>
      </w:r>
      <w:r>
        <w:rPr>
          <w:vertAlign w:val="superscript"/>
        </w:rPr>
        <w:t>[5]</w:t>
      </w:r>
      <w:r>
        <w:rPr>
          <w:vertAlign w:val="superscript"/>
        </w:rPr>
        <w:fldChar w:fldCharType="end"/>
      </w:r>
      <w:r>
        <w:rPr>
          <w:rFonts w:hint="eastAsia"/>
        </w:rPr>
        <w:t>，</w:t>
      </w:r>
      <w:r>
        <w:t>对设备管理系统进行转发、配置和系统稳定性等的功能测试，定性定量地对系统功能测试的结果做出评价并验证可行性，最后将本系统与其他网络设备管理方式相比较得到优缺点所在。</w:t>
      </w:r>
    </w:p>
    <w:p w14:paraId="33712C8A">
      <w:pPr>
        <w:pStyle w:val="2"/>
      </w:pPr>
      <w:bookmarkStart w:id="46" w:name="_Toc22646"/>
      <w:bookmarkStart w:id="47" w:name="_Toc4318"/>
      <w:bookmarkStart w:id="48" w:name="_Toc6726"/>
      <w:bookmarkStart w:id="49" w:name="_Toc196330128"/>
      <w:bookmarkStart w:id="50" w:name="_Toc17878"/>
      <w:bookmarkStart w:id="51" w:name="_Toc15220"/>
      <w:r>
        <w:rPr>
          <w:rFonts w:hint="eastAsia"/>
        </w:rPr>
        <w:t>系统相关理论与关键技术</w:t>
      </w:r>
      <w:bookmarkEnd w:id="46"/>
      <w:bookmarkEnd w:id="47"/>
      <w:bookmarkEnd w:id="48"/>
      <w:bookmarkEnd w:id="49"/>
      <w:bookmarkEnd w:id="50"/>
      <w:bookmarkEnd w:id="51"/>
    </w:p>
    <w:p w14:paraId="17C673CA">
      <w:pPr>
        <w:pStyle w:val="3"/>
      </w:pPr>
      <w:bookmarkStart w:id="52" w:name="_Toc196330129"/>
      <w:r>
        <w:rPr>
          <w:rFonts w:hint="eastAsia"/>
        </w:rPr>
        <w:t>SDN技术</w:t>
      </w:r>
      <w:bookmarkEnd w:id="52"/>
    </w:p>
    <w:p w14:paraId="3354D510">
      <w:pPr>
        <w:spacing w:before="424" w:beforeLines="100" w:after="424" w:afterLines="100"/>
        <w:ind w:firstLine="480"/>
      </w:pPr>
      <w:r>
        <w:rPr>
          <w:rFonts w:hint="eastAsia"/>
        </w:rPr>
        <w:t>软件定义网络(SDN)是一种创新的网络架构，核心理念在于将网络的控制面与数据面分离，</w:t>
      </w:r>
      <w:r>
        <w:t>在集中式控制器下管理和操控整个网络。</w:t>
      </w:r>
      <w:r>
        <w:rPr>
          <w:rFonts w:hint="eastAsia"/>
        </w:rPr>
        <w:t>SDN架构主要由三个层次组成：应用层、控制层和转发层。应用层集成了多种网络应用程序，为用户提供丰富的网络服务，控制层由SDN控制器组成，负责高效管理网络资源，而转发层则由承担数据包转发基础任务的网络设备组成</w:t>
      </w:r>
      <w:r>
        <w:rPr>
          <w:vertAlign w:val="superscript"/>
        </w:rPr>
        <w:fldChar w:fldCharType="begin"/>
      </w:r>
      <w:r>
        <w:rPr>
          <w:vertAlign w:val="superscript"/>
        </w:rPr>
        <w:instrText xml:space="preserve"> </w:instrText>
      </w:r>
      <w:r>
        <w:rPr>
          <w:rFonts w:hint="eastAsia"/>
          <w:vertAlign w:val="superscript"/>
        </w:rPr>
        <w:instrText xml:space="preserve">REF _Ref194782314 \r \h</w:instrText>
      </w:r>
      <w:r>
        <w:rPr>
          <w:vertAlign w:val="superscript"/>
        </w:rPr>
        <w:instrText xml:space="preserve">  \* MERGEFORMAT </w:instrText>
      </w:r>
      <w:r>
        <w:rPr>
          <w:vertAlign w:val="superscript"/>
        </w:rPr>
        <w:fldChar w:fldCharType="separate"/>
      </w:r>
      <w:r>
        <w:rPr>
          <w:vertAlign w:val="superscript"/>
        </w:rPr>
        <w:t>[6]</w:t>
      </w:r>
      <w:r>
        <w:rPr>
          <w:vertAlign w:val="superscript"/>
        </w:rPr>
        <w:fldChar w:fldCharType="end"/>
      </w:r>
      <w:r>
        <w:rPr>
          <w:rFonts w:hint="eastAsia"/>
        </w:rPr>
        <w:t>。</w:t>
      </w:r>
      <w:r>
        <w:t>SDN接口主要有南向接口（OpenFlow等）、北向接口(REST</w:t>
      </w:r>
      <w:r>
        <w:rPr>
          <w:rFonts w:hint="eastAsia"/>
        </w:rPr>
        <w:t xml:space="preserve"> </w:t>
      </w:r>
      <w:r>
        <w:t>API)和东西向接口三种。南向接口是用来完成控制器与交换机的通讯，保证控制信息下达和数据流转发</w:t>
      </w:r>
      <w:r>
        <w:rPr>
          <w:rFonts w:hint="eastAsia"/>
        </w:rPr>
        <w:t>，</w:t>
      </w:r>
      <w:r>
        <w:t>北向接口用来连接控制器与应用层面，并提供一个业务抽象和编程界面</w:t>
      </w:r>
      <w:r>
        <w:rPr>
          <w:rFonts w:hint="eastAsia"/>
        </w:rPr>
        <w:t>。SDN控制器是整个架构的核心，承担资源调度和策略执行的重任，主流的控制器包括Ryu、ONOS</w:t>
      </w:r>
      <w:r>
        <w:rPr>
          <w:vertAlign w:val="superscript"/>
        </w:rPr>
        <w:fldChar w:fldCharType="begin"/>
      </w:r>
      <w:r>
        <w:rPr>
          <w:vertAlign w:val="superscript"/>
        </w:rPr>
        <w:instrText xml:space="preserve"> </w:instrText>
      </w:r>
      <w:r>
        <w:rPr>
          <w:rFonts w:hint="eastAsia"/>
          <w:vertAlign w:val="superscript"/>
        </w:rPr>
        <w:instrText xml:space="preserve">REF _Ref196031282 \r \h</w:instrText>
      </w:r>
      <w:r>
        <w:rPr>
          <w:vertAlign w:val="superscript"/>
        </w:rPr>
        <w:instrText xml:space="preserve">  \* MERGEFORMAT </w:instrText>
      </w:r>
      <w:r>
        <w:rPr>
          <w:vertAlign w:val="superscript"/>
        </w:rPr>
        <w:fldChar w:fldCharType="separate"/>
      </w:r>
      <w:r>
        <w:rPr>
          <w:vertAlign w:val="superscript"/>
        </w:rPr>
        <w:t>[7]</w:t>
      </w:r>
      <w:r>
        <w:rPr>
          <w:vertAlign w:val="superscript"/>
        </w:rPr>
        <w:fldChar w:fldCharType="end"/>
      </w:r>
      <w:r>
        <w:rPr>
          <w:rFonts w:hint="eastAsia"/>
        </w:rPr>
        <w:t>、OpenDaylight</w:t>
      </w:r>
      <w:r>
        <w:rPr>
          <w:vertAlign w:val="superscript"/>
        </w:rPr>
        <w:fldChar w:fldCharType="begin"/>
      </w:r>
      <w:r>
        <w:rPr>
          <w:vertAlign w:val="superscript"/>
        </w:rPr>
        <w:instrText xml:space="preserve"> </w:instrText>
      </w:r>
      <w:r>
        <w:rPr>
          <w:rFonts w:hint="eastAsia"/>
          <w:vertAlign w:val="superscript"/>
        </w:rPr>
        <w:instrText xml:space="preserve">REF _Ref196031292 \r \h</w:instrText>
      </w:r>
      <w:r>
        <w:rPr>
          <w:vertAlign w:val="superscript"/>
        </w:rPr>
        <w:instrText xml:space="preserve">  \* MERGEFORMAT </w:instrText>
      </w:r>
      <w:r>
        <w:rPr>
          <w:vertAlign w:val="superscript"/>
        </w:rPr>
        <w:fldChar w:fldCharType="separate"/>
      </w:r>
      <w:r>
        <w:rPr>
          <w:vertAlign w:val="superscript"/>
        </w:rPr>
        <w:t>[8]</w:t>
      </w:r>
      <w:r>
        <w:rPr>
          <w:vertAlign w:val="superscript"/>
        </w:rPr>
        <w:fldChar w:fldCharType="end"/>
      </w:r>
      <w:r>
        <w:rPr>
          <w:rFonts w:hint="eastAsia"/>
        </w:rPr>
        <w:t>等。东西方向接口则用于控制器集群环境(大规模网络或多域网络)，支持控制器之间的通信和状态同步，</w:t>
      </w:r>
      <w:r>
        <w:t>以达到通信和状态同步的目的，进而形成统一的网络视图和相应的管理协同。</w:t>
      </w:r>
    </w:p>
    <w:p w14:paraId="587EA7FE">
      <w:pPr>
        <w:pStyle w:val="3"/>
      </w:pPr>
      <w:bookmarkStart w:id="53" w:name="_Toc196330130"/>
      <w:r>
        <w:rPr>
          <w:rFonts w:hint="eastAsia"/>
        </w:rPr>
        <w:t>Ryu控制器</w:t>
      </w:r>
      <w:bookmarkEnd w:id="53"/>
    </w:p>
    <w:p w14:paraId="0DFFABAB">
      <w:pPr>
        <w:spacing w:before="424" w:beforeLines="100" w:after="424" w:afterLines="100"/>
        <w:ind w:firstLine="480"/>
      </w:pPr>
      <w:r>
        <w:t>Ryu控制器是基于Python开发的开源SDN控制器框架，由日本NTT实验室主导开发。</w:t>
      </w:r>
      <w:r>
        <w:rPr>
          <w:rFonts w:hint="eastAsia"/>
        </w:rPr>
        <w:t>是</w:t>
      </w:r>
      <w:r>
        <w:t>软件定义网络(SDN)架构中的核心组件，其作为控制器应用在SDN控制平面中为各种网络应用提供了良好的软件开发生态环境和丰富的网络控制能力。从系统结构上来看，Ryu具有模块化、事件驱动的设计理念，核心组件包括事件管理引擎、OpenFlow协议栈、应用管理和REST</w:t>
      </w:r>
      <w:r>
        <w:rPr>
          <w:rFonts w:hint="eastAsia"/>
        </w:rPr>
        <w:t xml:space="preserve"> </w:t>
      </w:r>
      <w:r>
        <w:t>API</w:t>
      </w:r>
      <w:r>
        <w:rPr>
          <w:rFonts w:hint="eastAsia"/>
        </w:rPr>
        <w:t>框架</w:t>
      </w:r>
      <w:r>
        <w:t>组成</w:t>
      </w:r>
      <w:r>
        <w:rPr>
          <w:rFonts w:hint="eastAsia"/>
        </w:rPr>
        <w:t>。</w:t>
      </w:r>
      <w:r>
        <w:t>其中事件驱动方式可以确保高效率地接收网络中的各类事件。此外R</w:t>
      </w:r>
      <w:r>
        <w:rPr>
          <w:rFonts w:hint="eastAsia"/>
        </w:rPr>
        <w:t>yu</w:t>
      </w:r>
      <w:r>
        <w:t>支持OpenFlow的多个版本(1.0-1.5)；与NETCONF/OF-Config配套使用具有很好的可兼容性</w:t>
      </w:r>
      <w:r>
        <w:rPr>
          <w:vertAlign w:val="superscript"/>
        </w:rPr>
        <w:fldChar w:fldCharType="begin"/>
      </w:r>
      <w:r>
        <w:rPr>
          <w:vertAlign w:val="superscript"/>
        </w:rPr>
        <w:instrText xml:space="preserve"> REF _Ref196031365 \r \h  \* MERGEFORMAT </w:instrText>
      </w:r>
      <w:r>
        <w:rPr>
          <w:vertAlign w:val="superscript"/>
        </w:rPr>
        <w:fldChar w:fldCharType="separate"/>
      </w:r>
      <w:r>
        <w:rPr>
          <w:vertAlign w:val="superscript"/>
        </w:rPr>
        <w:t>[9]</w:t>
      </w:r>
      <w:r>
        <w:rPr>
          <w:vertAlign w:val="superscript"/>
        </w:rPr>
        <w:fldChar w:fldCharType="end"/>
      </w:r>
      <w:r>
        <w:t>。并具备高性能事件处理机制、</w:t>
      </w:r>
      <w:r>
        <w:rPr>
          <w:rFonts w:hint="eastAsia"/>
        </w:rPr>
        <w:t>完善</w:t>
      </w:r>
      <w:r>
        <w:t>的拓扑发现及管理、灵活的流表管理、</w:t>
      </w:r>
      <w:r>
        <w:rPr>
          <w:rFonts w:hint="eastAsia"/>
        </w:rPr>
        <w:t>丰富</w:t>
      </w:r>
      <w:r>
        <w:t>的北向REST接口以及多控制器联合工作等分布式扩展支持机制等关键技术。</w:t>
      </w:r>
    </w:p>
    <w:p w14:paraId="24698448">
      <w:pPr>
        <w:pStyle w:val="3"/>
      </w:pPr>
      <w:bookmarkStart w:id="54" w:name="_Toc196330131"/>
      <w:r>
        <w:rPr>
          <w:rFonts w:hint="eastAsia"/>
        </w:rPr>
        <w:t>Mininet仿真网络</w:t>
      </w:r>
      <w:bookmarkEnd w:id="54"/>
    </w:p>
    <w:p w14:paraId="7F048ABB">
      <w:pPr>
        <w:spacing w:before="424" w:beforeLines="100" w:after="424" w:afterLines="100"/>
        <w:ind w:firstLine="480"/>
      </w:pPr>
      <w:r>
        <w:t>Mininet是一种轻量级的网络仿真平台，可以通过进程虚拟化的方法快速实现 SDN 环境的虚拟，作为网络研究与教学的重要工具，Mininet能够在操作系统实例上创建包含虚拟主机、交换机、控制器和链路的完整网络拓扑，为 SDN 提供了一个非常方便快捷的开发验证环境。从系统理论角度看，Mininet基于Linux网络命名空间(Network</w:t>
      </w:r>
      <w:r>
        <w:rPr>
          <w:rFonts w:hint="eastAsia"/>
        </w:rPr>
        <w:t xml:space="preserve"> </w:t>
      </w:r>
      <w:r>
        <w:t>Namespace)、虚拟以太网对(vethpairs)和OpenvSwitch等核心技术构建，这些技术分别为每个虚拟主机提供了独立的网络视图、实现了虚拟网络设备间的连接以及提供了支持OpenFlow协议的软件交换功能</w:t>
      </w:r>
      <w:r>
        <w:rPr>
          <w:vertAlign w:val="superscript"/>
        </w:rPr>
        <w:fldChar w:fldCharType="begin"/>
      </w:r>
      <w:r>
        <w:rPr>
          <w:vertAlign w:val="superscript"/>
        </w:rPr>
        <w:instrText xml:space="preserve"> REF _Ref194782332 \r \h  \* MERGEFORMAT </w:instrText>
      </w:r>
      <w:r>
        <w:rPr>
          <w:vertAlign w:val="superscript"/>
        </w:rPr>
        <w:fldChar w:fldCharType="separate"/>
      </w:r>
      <w:r>
        <w:rPr>
          <w:vertAlign w:val="superscript"/>
        </w:rPr>
        <w:t>[10]</w:t>
      </w:r>
      <w:r>
        <w:rPr>
          <w:vertAlign w:val="superscript"/>
        </w:rPr>
        <w:fldChar w:fldCharType="end"/>
      </w:r>
      <w:r>
        <w:t>。</w:t>
      </w:r>
    </w:p>
    <w:p w14:paraId="6C4B1A32">
      <w:pPr>
        <w:pStyle w:val="3"/>
      </w:pPr>
      <w:bookmarkStart w:id="55" w:name="_Toc19604"/>
      <w:bookmarkStart w:id="56" w:name="_Toc8847"/>
      <w:bookmarkStart w:id="57" w:name="_Toc26200"/>
      <w:bookmarkStart w:id="58" w:name="_Toc2711"/>
      <w:bookmarkStart w:id="59" w:name="_Toc10320"/>
      <w:bookmarkStart w:id="60" w:name="_Toc196330132"/>
      <w:r>
        <w:rPr>
          <w:rFonts w:hint="eastAsia"/>
        </w:rPr>
        <w:t>Django+DRF</w:t>
      </w:r>
      <w:bookmarkEnd w:id="55"/>
      <w:bookmarkEnd w:id="56"/>
      <w:bookmarkEnd w:id="57"/>
      <w:bookmarkEnd w:id="58"/>
      <w:bookmarkEnd w:id="59"/>
      <w:bookmarkEnd w:id="60"/>
    </w:p>
    <w:p w14:paraId="1838F085">
      <w:pPr>
        <w:spacing w:before="424" w:beforeLines="100" w:after="424" w:afterLines="100"/>
        <w:ind w:firstLine="480"/>
      </w:pPr>
      <w:r>
        <w:rPr>
          <w:rFonts w:hint="eastAsia"/>
        </w:rPr>
        <w:t>Django是一个开源的Web应用框架，使用Python语言编写。框架遵循MVC（模型-视图-控制器）的软件架构模式，分别对应于M（Model）、V（View）和C（Controller），</w:t>
      </w:r>
      <w:r>
        <w:t>此款框架有很多功能和工具可以帮助我们快速实现Web开发的各种工作。</w:t>
      </w:r>
      <w:r>
        <w:rPr>
          <w:rFonts w:hint="eastAsia"/>
        </w:rPr>
        <w:t>本</w:t>
      </w:r>
      <w:del w:id="1" w:author="植任 钟" w:date="2025-05-24T19:29:00Z">
        <w:r>
          <w:rPr>
            <w:rFonts w:hint="eastAsia"/>
          </w:rPr>
          <w:delText>次</w:delText>
        </w:r>
      </w:del>
      <w:ins w:id="2" w:author="植任 钟" w:date="2025-05-24T19:29:00Z">
        <w:r>
          <w:rPr>
            <w:rFonts w:hint="eastAsia"/>
          </w:rPr>
          <w:t>文</w:t>
        </w:r>
      </w:ins>
      <w:r>
        <w:t>设计使用到了Django技术和DRF（Django</w:t>
      </w:r>
      <w:r>
        <w:rPr>
          <w:rFonts w:hint="eastAsia"/>
        </w:rPr>
        <w:t xml:space="preserve"> </w:t>
      </w:r>
      <w:r>
        <w:t>REST</w:t>
      </w:r>
      <w:r>
        <w:rPr>
          <w:rFonts w:hint="eastAsia"/>
        </w:rPr>
        <w:t xml:space="preserve"> </w:t>
      </w:r>
      <w:r>
        <w:t>framework）</w:t>
      </w:r>
      <w:r>
        <w:rPr>
          <w:rFonts w:hint="eastAsia"/>
        </w:rPr>
        <w:t>技术，</w:t>
      </w:r>
      <w:r>
        <w:t>DRF框架是基于Django构建的高性能可扩展的API功能集合，可以很轻松地创建各种需要的内容资源并直接建立安全强大的接口用于前后端对接。在Web开发中，Django和DRF的应用非常广泛，可以实现复杂的数据库操作、用户认证、内容管理以及高效的API构建等功能。Django和DRF能够高效地处理Web应用的各个方面，从数据库模型到模板渲染，再到URL配置和API设计。</w:t>
      </w:r>
    </w:p>
    <w:p w14:paraId="5B6FD7A3">
      <w:pPr>
        <w:pStyle w:val="3"/>
      </w:pPr>
      <w:bookmarkStart w:id="61" w:name="_Toc196330133"/>
      <w:r>
        <w:t>Vue 3</w:t>
      </w:r>
      <w:r>
        <w:rPr>
          <w:rFonts w:hint="eastAsia"/>
        </w:rPr>
        <w:t>+</w:t>
      </w:r>
      <w:r>
        <w:t>Element Plus</w:t>
      </w:r>
      <w:bookmarkEnd w:id="61"/>
    </w:p>
    <w:p w14:paraId="6CB06054">
      <w:pPr>
        <w:spacing w:before="424" w:beforeLines="100" w:after="424" w:afterLines="100"/>
        <w:ind w:firstLine="480"/>
      </w:pPr>
      <w:r>
        <w:t>Vue3和Element</w:t>
      </w:r>
      <w:r>
        <w:rPr>
          <w:rFonts w:hint="eastAsia"/>
        </w:rPr>
        <w:t xml:space="preserve"> </w:t>
      </w:r>
      <w:r>
        <w:t>Plus两者的组合是前端页面所使用的技术，和其他前端技术相比较而言，这套前端框架具有更好的性能和极简主义风格</w:t>
      </w:r>
      <w:r>
        <w:rPr>
          <w:rFonts w:hint="eastAsia"/>
        </w:rPr>
        <w:t>。</w:t>
      </w:r>
      <w:r>
        <w:t>Vue3作为核心框架，与Element</w:t>
      </w:r>
      <w:r>
        <w:rPr>
          <w:rFonts w:hint="eastAsia"/>
        </w:rPr>
        <w:t xml:space="preserve"> </w:t>
      </w:r>
      <w:r>
        <w:t>Plus提供的丰富UI组件库相结合，能够实现对不同设备和环境的自动适配，极大地简化了Web应用的开发流程。Vue3的灵活性与Element</w:t>
      </w:r>
      <w:r>
        <w:rPr>
          <w:rFonts w:hint="eastAsia"/>
        </w:rPr>
        <w:t xml:space="preserve"> </w:t>
      </w:r>
      <w:r>
        <w:t>Plus的组件丰富性，使得该套技术架构在Web领域开发中得到了很好的发展并被广泛地使用。Element</w:t>
      </w:r>
      <w:r>
        <w:rPr>
          <w:rFonts w:hint="eastAsia"/>
        </w:rPr>
        <w:t xml:space="preserve"> </w:t>
      </w:r>
      <w:r>
        <w:t>Plus提供了包括字体排印、窗体、按钮、导航在内的多种组件，还提供了JavaScript扩展，进一步简化动态网页的开发流程，顺利应用于Web开发中。</w:t>
      </w:r>
    </w:p>
    <w:p w14:paraId="456C67BB">
      <w:pPr>
        <w:pStyle w:val="3"/>
      </w:pPr>
      <w:del w:id="3" w:author="植任 钟" w:date="2025-05-24T19:29:00Z">
        <w:bookmarkStart w:id="62" w:name="_Toc7544"/>
        <w:bookmarkStart w:id="63" w:name="_Toc29731"/>
        <w:bookmarkStart w:id="64" w:name="_Toc196330134"/>
        <w:bookmarkStart w:id="65" w:name="_Toc16618"/>
        <w:bookmarkStart w:id="66" w:name="_Toc25374"/>
        <w:bookmarkStart w:id="67" w:name="_Toc20962"/>
        <w:r>
          <w:rPr>
            <w:rFonts w:hint="eastAsia"/>
          </w:rPr>
          <w:delText>MYSQL</w:delText>
        </w:r>
      </w:del>
      <w:ins w:id="4" w:author="植任 钟" w:date="2025-05-24T19:29:00Z">
        <w:r>
          <w:rPr>
            <w:rFonts w:hint="eastAsia"/>
          </w:rPr>
          <w:t>MySQL</w:t>
        </w:r>
      </w:ins>
      <w:r>
        <w:rPr>
          <w:rFonts w:hint="eastAsia"/>
        </w:rPr>
        <w:t>数据库</w:t>
      </w:r>
      <w:bookmarkEnd w:id="62"/>
      <w:bookmarkEnd w:id="63"/>
      <w:bookmarkEnd w:id="64"/>
      <w:bookmarkEnd w:id="65"/>
      <w:bookmarkEnd w:id="66"/>
      <w:bookmarkEnd w:id="67"/>
    </w:p>
    <w:p w14:paraId="6AD45C74">
      <w:pPr>
        <w:spacing w:before="424" w:beforeLines="100" w:after="424" w:afterLines="100"/>
        <w:ind w:firstLine="480"/>
      </w:pPr>
      <w:r>
        <w:t>MySQL作为一种关系型数据库管理系统，核心在于将数据分散存储于多个数据表中，而非集中于单一仓库，显著提升数据处理的速率与灵活性。系统采用的SQL语言是数据库访问领域中最广泛标准化的语言。MySQL的优势在于其开源特性，这不仅吸引了众多用户，还促进了社区的持续发展和完善。MySQL能够高效支持大规模数据库，轻松处理成千上万条记录。对于初次接触MySQL的新手也很容易找到相关的知识并且轻易设置和使用。</w:t>
      </w:r>
    </w:p>
    <w:p w14:paraId="6FEBC114">
      <w:pPr>
        <w:pStyle w:val="3"/>
      </w:pPr>
      <w:bookmarkStart w:id="68" w:name="_Toc20830"/>
      <w:bookmarkStart w:id="69" w:name="_Toc16003"/>
      <w:bookmarkStart w:id="70" w:name="_Toc20055"/>
      <w:bookmarkStart w:id="71" w:name="_Toc196330135"/>
      <w:bookmarkStart w:id="72" w:name="_Toc28386"/>
      <w:bookmarkStart w:id="73" w:name="_Toc19647"/>
      <w:r>
        <w:rPr>
          <w:rFonts w:hint="eastAsia"/>
        </w:rPr>
        <w:t>本章小结</w:t>
      </w:r>
      <w:bookmarkEnd w:id="68"/>
      <w:bookmarkEnd w:id="69"/>
      <w:bookmarkEnd w:id="70"/>
      <w:bookmarkEnd w:id="71"/>
      <w:bookmarkEnd w:id="72"/>
      <w:bookmarkEnd w:id="73"/>
    </w:p>
    <w:p w14:paraId="425B0EAE">
      <w:pPr>
        <w:spacing w:before="424" w:beforeLines="100" w:after="424" w:afterLines="100"/>
        <w:ind w:firstLine="480"/>
      </w:pPr>
      <w:r>
        <w:rPr>
          <w:rFonts w:hint="eastAsia"/>
        </w:rPr>
        <w:t>本章主要是对SDN的转发设备管理系统所涉及的核心技术</w:t>
      </w:r>
      <w:r>
        <w:t>和理论知识进行介绍</w:t>
      </w:r>
      <w:r>
        <w:rPr>
          <w:rFonts w:hint="eastAsia"/>
        </w:rPr>
        <w:t>。描述了SDN技术的体系架构，对控制平面与数据平面分离的设计理念、OpenFlow协议规范以及应用层-控制层-转发层的三层架构模型，为网络管理实现提供了理论的基础。重点分析了Ryu控制器的模块化设计、事件驱动机制和流表管理能力，通过这些特性使其成为实现灵活路由策略的关键。还介绍了Mininet仿真平台的轻量级虚拟化技术，为网络搭建提供了实验环境。在系统实现层面，采用Django+DRF构建后端服务，Vue3+Element Plus开发前端界面，共同构成了完整的管理系统整体解决方案。</w:t>
      </w:r>
    </w:p>
    <w:p w14:paraId="3A4F1123">
      <w:pPr>
        <w:pStyle w:val="2"/>
      </w:pPr>
      <w:bookmarkStart w:id="74" w:name="_Toc907"/>
      <w:bookmarkStart w:id="75" w:name="_Toc28378"/>
      <w:bookmarkStart w:id="76" w:name="_Toc25430"/>
      <w:bookmarkStart w:id="77" w:name="_Toc196330136"/>
      <w:bookmarkStart w:id="78" w:name="_Toc2514"/>
      <w:bookmarkStart w:id="79" w:name="_Toc307"/>
      <w:r>
        <w:rPr>
          <w:rFonts w:hint="eastAsia"/>
        </w:rPr>
        <w:t>系统分析</w:t>
      </w:r>
      <w:bookmarkEnd w:id="74"/>
      <w:bookmarkEnd w:id="75"/>
      <w:bookmarkEnd w:id="76"/>
      <w:bookmarkEnd w:id="77"/>
      <w:bookmarkEnd w:id="78"/>
      <w:bookmarkEnd w:id="79"/>
    </w:p>
    <w:p w14:paraId="06514316">
      <w:pPr>
        <w:pStyle w:val="3"/>
      </w:pPr>
      <w:bookmarkStart w:id="80" w:name="_Toc25257"/>
      <w:bookmarkStart w:id="81" w:name="_Toc32672"/>
      <w:bookmarkStart w:id="82" w:name="_Toc12041"/>
      <w:bookmarkStart w:id="83" w:name="_Toc22129"/>
      <w:bookmarkStart w:id="84" w:name="_Toc19446"/>
      <w:bookmarkStart w:id="85" w:name="_Toc196330137"/>
      <w:r>
        <w:rPr>
          <w:rFonts w:hint="eastAsia"/>
        </w:rPr>
        <w:t>系统可行性分析</w:t>
      </w:r>
      <w:bookmarkEnd w:id="80"/>
      <w:bookmarkEnd w:id="81"/>
      <w:bookmarkEnd w:id="82"/>
      <w:bookmarkEnd w:id="83"/>
      <w:bookmarkEnd w:id="84"/>
      <w:bookmarkEnd w:id="85"/>
    </w:p>
    <w:p w14:paraId="76874E86">
      <w:pPr>
        <w:pStyle w:val="4"/>
      </w:pPr>
      <w:bookmarkStart w:id="86" w:name="_Toc29339"/>
      <w:bookmarkStart w:id="87" w:name="_Toc26353"/>
      <w:bookmarkStart w:id="88" w:name="_Toc10545"/>
      <w:bookmarkStart w:id="89" w:name="_Toc24802"/>
      <w:bookmarkStart w:id="90" w:name="_Toc23575"/>
      <w:bookmarkStart w:id="91" w:name="_Toc196330138"/>
      <w:r>
        <w:rPr>
          <w:rFonts w:hint="eastAsia"/>
        </w:rPr>
        <w:t>技术可行性</w:t>
      </w:r>
      <w:bookmarkEnd w:id="86"/>
      <w:bookmarkEnd w:id="87"/>
      <w:bookmarkEnd w:id="88"/>
      <w:bookmarkEnd w:id="89"/>
      <w:bookmarkEnd w:id="90"/>
      <w:bookmarkEnd w:id="91"/>
    </w:p>
    <w:p w14:paraId="3FDC58F9">
      <w:pPr>
        <w:spacing w:before="424" w:beforeLines="100" w:after="424" w:afterLines="100"/>
        <w:ind w:firstLine="480"/>
      </w:pPr>
      <w:r>
        <w:rPr>
          <w:rFonts w:hint="eastAsia"/>
        </w:rPr>
        <w:t>本研究在技术可行性方面进行了全面评估。系统采用稳定的技术栈组合：基于Python3.8和Django框架构建后端服务，配合Django REST Framework实现RESTful API开发；前端用Vue3框架与Element Plus组件库，通过组合式API和响应式系统实现高效开发；MySQL关系型数据库提供可靠的数据存储方案；Ryu SDN控制器作为网络控制核心，与系统深度集成</w:t>
      </w:r>
      <w:r>
        <w:rPr>
          <w:vertAlign w:val="superscript"/>
        </w:rPr>
        <w:fldChar w:fldCharType="begin"/>
      </w:r>
      <w:r>
        <w:rPr>
          <w:vertAlign w:val="superscript"/>
        </w:rPr>
        <w:instrText xml:space="preserve"> </w:instrText>
      </w:r>
      <w:r>
        <w:rPr>
          <w:rFonts w:hint="eastAsia"/>
          <w:vertAlign w:val="superscript"/>
        </w:rPr>
        <w:instrText xml:space="preserve">REF _Ref194782345 \r \h</w:instrText>
      </w:r>
      <w:r>
        <w:rPr>
          <w:vertAlign w:val="superscript"/>
        </w:rPr>
        <w:instrText xml:space="preserve">  \* MERGEFORMAT </w:instrText>
      </w:r>
      <w:r>
        <w:rPr>
          <w:vertAlign w:val="superscript"/>
        </w:rPr>
        <w:fldChar w:fldCharType="separate"/>
      </w:r>
      <w:r>
        <w:rPr>
          <w:vertAlign w:val="superscript"/>
        </w:rPr>
        <w:t>[11]</w:t>
      </w:r>
      <w:r>
        <w:rPr>
          <w:vertAlign w:val="superscript"/>
        </w:rPr>
        <w:fldChar w:fldCharType="end"/>
      </w:r>
      <w:r>
        <w:rPr>
          <w:rFonts w:hint="eastAsia"/>
        </w:rPr>
        <w:t>。各技术组件间通过标准化接口实现通信，包括RESTful API前后端交互、HTTP/WebSocket协议与控制器通信等，确保系统架构的松耦合和高内聚特性。上述技术选择满足当前系统功能需求，在模块化设计和标准化接口更确保了系统的可扩展性和可维护性，具备处理SDN网络管理的技术能力，对系统实现提供了可靠的技术保障。</w:t>
      </w:r>
    </w:p>
    <w:p w14:paraId="034E30B0">
      <w:pPr>
        <w:pStyle w:val="4"/>
      </w:pPr>
      <w:bookmarkStart w:id="92" w:name="_Toc22417"/>
      <w:bookmarkStart w:id="93" w:name="_Toc20733"/>
      <w:bookmarkStart w:id="94" w:name="_Toc196330139"/>
      <w:bookmarkStart w:id="95" w:name="_Toc8117"/>
      <w:bookmarkStart w:id="96" w:name="_Toc2422"/>
      <w:bookmarkStart w:id="97" w:name="_Toc1928"/>
      <w:r>
        <w:rPr>
          <w:rFonts w:hint="eastAsia"/>
        </w:rPr>
        <w:t>经济可行性</w:t>
      </w:r>
      <w:bookmarkEnd w:id="92"/>
      <w:bookmarkEnd w:id="93"/>
      <w:bookmarkEnd w:id="94"/>
      <w:bookmarkEnd w:id="95"/>
      <w:bookmarkEnd w:id="96"/>
      <w:bookmarkEnd w:id="97"/>
    </w:p>
    <w:p w14:paraId="69AE7673">
      <w:pPr>
        <w:spacing w:before="424" w:beforeLines="100" w:after="424" w:afterLines="100"/>
        <w:ind w:firstLine="480"/>
      </w:pPr>
      <w:r>
        <w:rPr>
          <w:rFonts w:hint="eastAsia"/>
        </w:rPr>
        <w:t>本系统是一个Web管理系统，实现简单，有很强的实用性。用户只需一台联网的电脑即可便捷地使用本系统。从开发成本角度考量，本系统采用的技术和工具如PyCharm、MySQL、Python、Django、Vue3等都是开源免费资源，无需支付额外的授权费用。系统核心的SDN控制组件Ryu控制器也是开源免费的，基于Python开发，与系统后端技术栈高度兼容，减少了集成成本。</w:t>
      </w:r>
    </w:p>
    <w:p w14:paraId="6503018E">
      <w:pPr>
        <w:spacing w:before="424" w:beforeLines="100" w:after="424" w:afterLines="100"/>
        <w:ind w:firstLine="480"/>
      </w:pPr>
      <w:r>
        <w:rPr>
          <w:rFonts w:hint="eastAsia"/>
        </w:rPr>
        <w:t>网络测试环境方面，本系统采用Mininet仿真网络进行功能验证，Mininet是一种轻量级的网络仿真的工具，可以在计算机上模拟完整的SDN网络环境，不需使用昂贵的专业级硬件实验平台。硬件资源方面，系统开发和部署只需一台基本配置的服务器即可满足需求，不需要昂贵的专用设备。综合分析，在本系统在开发和运行阶段的经济投入较低，和带来的网络管理效率提升相比较，具有较高的投入产出比，因此在经济上是完全可行的。</w:t>
      </w:r>
    </w:p>
    <w:p w14:paraId="3F5F8505">
      <w:pPr>
        <w:pStyle w:val="4"/>
      </w:pPr>
      <w:bookmarkStart w:id="98" w:name="_Toc15527"/>
      <w:bookmarkStart w:id="99" w:name="_Toc1074"/>
      <w:bookmarkStart w:id="100" w:name="_Toc12885"/>
      <w:bookmarkStart w:id="101" w:name="_Toc22474"/>
      <w:bookmarkStart w:id="102" w:name="_Toc25747"/>
      <w:bookmarkStart w:id="103" w:name="_Toc196330140"/>
      <w:r>
        <w:rPr>
          <w:rFonts w:hint="eastAsia"/>
        </w:rPr>
        <w:t>操作可行性</w:t>
      </w:r>
      <w:bookmarkEnd w:id="98"/>
      <w:bookmarkEnd w:id="99"/>
      <w:bookmarkEnd w:id="100"/>
      <w:bookmarkEnd w:id="101"/>
      <w:bookmarkEnd w:id="102"/>
      <w:bookmarkEnd w:id="103"/>
    </w:p>
    <w:p w14:paraId="4E7EE1E3">
      <w:pPr>
        <w:spacing w:before="424" w:beforeLines="100" w:after="424" w:afterLines="100"/>
        <w:ind w:firstLine="480"/>
      </w:pPr>
      <w:r>
        <w:t>该系统秉持以用户为中心的设计理念，</w:t>
      </w:r>
      <w:r>
        <w:rPr>
          <w:rFonts w:hint="eastAsia"/>
        </w:rPr>
        <w:t>通过Vue3框架和Element Plus组件库构建了友好且直观的用户界面，操作流程简洁明了。系统采用模块化结构设计，功能分区合理，用户可以根据权限快速定位所需功能。Ryu控制器提供了丰富的REST API接口，系统将这些复杂的底层操作通过图形界面进行了封装，使得用户无需掌握OpenFlow协议的细节，即可实现网络配置和管理。Mininet仿真网络与系统的集成，使用户能够在安全的虚拟环境中测试网络策略，避免直接在生产环境操作带来的风险。数据处理方面，系统能够高效处理网络设备的大量信息，对拓扑数据、流表数据等进行实时渲染和快速响应。系统提供了图形化的网络拓扑展示和可视化的配置界面，降低了网络管理的专业门槛。</w:t>
      </w:r>
      <w:r>
        <w:t>系统还针对不同用户角色提供定制化的功能视图，提高了操作便捷程度，基于上述分析，本系统在操作层面有良好的可行性。</w:t>
      </w:r>
    </w:p>
    <w:p w14:paraId="74ACAFD5">
      <w:pPr>
        <w:pStyle w:val="3"/>
      </w:pPr>
      <w:bookmarkStart w:id="104" w:name="_Toc32393"/>
      <w:bookmarkStart w:id="105" w:name="_Toc30033"/>
      <w:bookmarkStart w:id="106" w:name="_Toc26893"/>
      <w:bookmarkStart w:id="107" w:name="_Toc196330141"/>
      <w:bookmarkStart w:id="108" w:name="_Toc5626"/>
      <w:bookmarkStart w:id="109" w:name="_Toc32431"/>
      <w:r>
        <w:rPr>
          <w:rFonts w:hint="eastAsia"/>
        </w:rPr>
        <w:t>功能需求分析</w:t>
      </w:r>
      <w:bookmarkEnd w:id="104"/>
      <w:bookmarkEnd w:id="105"/>
      <w:bookmarkEnd w:id="106"/>
      <w:bookmarkEnd w:id="107"/>
      <w:bookmarkEnd w:id="108"/>
      <w:bookmarkEnd w:id="109"/>
    </w:p>
    <w:p w14:paraId="1FE26D93">
      <w:pPr>
        <w:spacing w:before="424" w:beforeLines="100" w:after="424" w:afterLines="100"/>
        <w:ind w:firstLine="480"/>
      </w:pPr>
      <w:r>
        <w:t>系统采用集中管理，网络管理员统一控制SDN网络，拥有全部</w:t>
      </w:r>
      <w:r>
        <w:rPr>
          <w:rFonts w:hint="eastAsia"/>
        </w:rPr>
        <w:t>的</w:t>
      </w:r>
      <w:r>
        <w:t>操作权限，实现</w:t>
      </w:r>
      <w:r>
        <w:rPr>
          <w:rFonts w:hint="eastAsia"/>
        </w:rPr>
        <w:t>系统的</w:t>
      </w:r>
      <w:r>
        <w:t>全面监控与配置。</w:t>
      </w:r>
      <w:r>
        <w:rPr>
          <w:rFonts w:hint="eastAsia"/>
        </w:rPr>
        <w:t>功能</w:t>
      </w:r>
      <w:r>
        <w:t>包括：</w:t>
      </w:r>
    </w:p>
    <w:p w14:paraId="4C926928">
      <w:pPr>
        <w:spacing w:before="424" w:beforeLines="100" w:after="424" w:afterLines="100"/>
        <w:ind w:firstLine="480"/>
      </w:pPr>
      <w:ins w:id="5" w:author="植任 钟" w:date="2025-05-24T19:31:00Z">
        <w:r>
          <w:rPr>
            <w:rFonts w:hint="eastAsia"/>
          </w:rPr>
          <w:t>（1）</w:t>
        </w:r>
      </w:ins>
      <w:r>
        <w:t>身份认证</w:t>
      </w:r>
      <w:r>
        <w:rPr>
          <w:rFonts w:hint="eastAsia"/>
        </w:rPr>
        <w:t>功能</w:t>
      </w:r>
      <w:ins w:id="6" w:author="植任 钟" w:date="2025-05-24T19:31:00Z">
        <w:r>
          <w:rPr>
            <w:rFonts w:hint="eastAsia"/>
          </w:rPr>
          <w:t>：</w:t>
        </w:r>
      </w:ins>
      <w:del w:id="7" w:author="植任 钟" w:date="2025-05-24T19:31:00Z">
        <w:r>
          <w:rPr>
            <w:rFonts w:hint="eastAsia"/>
          </w:rPr>
          <w:delText>，</w:delText>
        </w:r>
      </w:del>
      <w:r>
        <w:t>实现管理员登录、密码修改</w:t>
      </w:r>
      <w:r>
        <w:rPr>
          <w:rFonts w:hint="eastAsia"/>
        </w:rPr>
        <w:t>和</w:t>
      </w:r>
      <w:r>
        <w:t>安全退出，保障系统安全。启动时需验证，禁止未授权用户访问。</w:t>
      </w:r>
    </w:p>
    <w:p w14:paraId="27D90BAF">
      <w:pPr>
        <w:spacing w:before="424" w:beforeLines="100" w:after="424" w:afterLines="100"/>
        <w:ind w:firstLine="480"/>
      </w:pPr>
      <w:ins w:id="8" w:author="植任 钟" w:date="2025-05-24T19:31:00Z">
        <w:r>
          <w:rPr>
            <w:rFonts w:hint="eastAsia"/>
          </w:rPr>
          <w:t>（2）</w:t>
        </w:r>
      </w:ins>
      <w:r>
        <w:t>网络拓扑管理</w:t>
      </w:r>
      <w:r>
        <w:rPr>
          <w:rFonts w:hint="eastAsia"/>
        </w:rPr>
        <w:t>功能</w:t>
      </w:r>
      <w:ins w:id="9" w:author="植任 钟" w:date="2025-05-24T19:31:00Z">
        <w:r>
          <w:rPr>
            <w:rFonts w:hint="eastAsia"/>
          </w:rPr>
          <w:t>：</w:t>
        </w:r>
      </w:ins>
      <w:del w:id="10" w:author="植任 钟" w:date="2025-05-24T19:31:00Z">
        <w:r>
          <w:rPr>
            <w:rFonts w:hint="eastAsia"/>
          </w:rPr>
          <w:delText>，</w:delText>
        </w:r>
      </w:del>
      <w:r>
        <w:t>展示SDN网络拓扑，包括交换机、链路和主机信息，支持拓扑刷新，帮助管理员</w:t>
      </w:r>
      <w:r>
        <w:rPr>
          <w:rFonts w:hint="eastAsia"/>
        </w:rPr>
        <w:t>更加</w:t>
      </w:r>
      <w:r>
        <w:t>直观</w:t>
      </w:r>
      <w:r>
        <w:rPr>
          <w:rFonts w:hint="eastAsia"/>
        </w:rPr>
        <w:t>的了</w:t>
      </w:r>
      <w:r>
        <w:t>解网络结构。</w:t>
      </w:r>
    </w:p>
    <w:p w14:paraId="4CA1FE7B">
      <w:pPr>
        <w:spacing w:before="424" w:beforeLines="100" w:after="424" w:afterLines="100"/>
        <w:ind w:firstLine="480"/>
      </w:pPr>
      <w:ins w:id="11" w:author="植任 钟" w:date="2025-05-24T19:31:00Z">
        <w:r>
          <w:rPr>
            <w:rFonts w:hint="eastAsia"/>
          </w:rPr>
          <w:t>（3）</w:t>
        </w:r>
      </w:ins>
      <w:r>
        <w:t>流表管理</w:t>
      </w:r>
      <w:r>
        <w:rPr>
          <w:rFonts w:hint="eastAsia"/>
        </w:rPr>
        <w:t>功能</w:t>
      </w:r>
      <w:ins w:id="12" w:author="植任 钟" w:date="2025-05-24T19:31:00Z">
        <w:r>
          <w:rPr>
            <w:rFonts w:hint="eastAsia"/>
          </w:rPr>
          <w:t>：</w:t>
        </w:r>
      </w:ins>
      <w:del w:id="13" w:author="植任 钟" w:date="2025-05-24T19:31:00Z">
        <w:r>
          <w:rPr>
            <w:rFonts w:hint="eastAsia"/>
          </w:rPr>
          <w:delText>，</w:delText>
        </w:r>
      </w:del>
      <w:r>
        <w:t>管理OpenFlow流表，</w:t>
      </w:r>
      <w:r>
        <w:rPr>
          <w:rFonts w:hint="eastAsia"/>
        </w:rPr>
        <w:t>包括</w:t>
      </w:r>
      <w:r>
        <w:t>查询、添加、修改和删除流表项。</w:t>
      </w:r>
    </w:p>
    <w:p w14:paraId="7DACA094">
      <w:pPr>
        <w:spacing w:before="424" w:beforeLines="100" w:after="424" w:afterLines="100"/>
        <w:ind w:firstLine="480"/>
      </w:pPr>
      <w:ins w:id="14" w:author="植任 钟" w:date="2025-05-24T19:31:00Z">
        <w:r>
          <w:rPr>
            <w:rFonts w:hint="eastAsia"/>
          </w:rPr>
          <w:t>（4）</w:t>
        </w:r>
      </w:ins>
      <w:r>
        <w:t>路由管理</w:t>
      </w:r>
      <w:r>
        <w:rPr>
          <w:rFonts w:hint="eastAsia"/>
        </w:rPr>
        <w:t>功能</w:t>
      </w:r>
      <w:ins w:id="15" w:author="植任 钟" w:date="2025-05-24T19:31:00Z">
        <w:r>
          <w:rPr>
            <w:rFonts w:hint="eastAsia"/>
          </w:rPr>
          <w:t>：</w:t>
        </w:r>
      </w:ins>
      <w:del w:id="16" w:author="植任 钟" w:date="2025-05-24T19:31:00Z">
        <w:r>
          <w:rPr>
            <w:rFonts w:hint="eastAsia"/>
          </w:rPr>
          <w:delText>，</w:delText>
        </w:r>
      </w:del>
      <w:r>
        <w:t>实现IP配置、网关设置及静态路由管理，保障网络连通性。管理员可分配交换机IP，设定网关，添加静态路由，并监控路由状态。</w:t>
      </w:r>
    </w:p>
    <w:p w14:paraId="62993D2F">
      <w:pPr>
        <w:spacing w:before="424" w:beforeLines="100" w:after="424" w:afterLines="100"/>
        <w:ind w:firstLine="480"/>
      </w:pPr>
      <w:ins w:id="17" w:author="植任 钟" w:date="2025-05-24T19:31:00Z">
        <w:r>
          <w:rPr>
            <w:rFonts w:hint="eastAsia"/>
          </w:rPr>
          <w:t>（5）</w:t>
        </w:r>
      </w:ins>
      <w:r>
        <w:t>VLAN配置</w:t>
      </w:r>
      <w:r>
        <w:rPr>
          <w:rFonts w:hint="eastAsia"/>
        </w:rPr>
        <w:t>功能</w:t>
      </w:r>
      <w:ins w:id="18" w:author="植任 钟" w:date="2025-05-24T19:31:00Z">
        <w:r>
          <w:rPr>
            <w:rFonts w:hint="eastAsia"/>
          </w:rPr>
          <w:t>：</w:t>
        </w:r>
      </w:ins>
      <w:del w:id="19" w:author="植任 钟" w:date="2025-05-24T19:31:00Z">
        <w:r>
          <w:rPr>
            <w:rFonts w:hint="eastAsia"/>
          </w:rPr>
          <w:delText>，</w:delText>
        </w:r>
      </w:del>
      <w:r>
        <w:t>实现VLAN创建、管理，配置接口IP，设定路由策略，确保网络隔离与VLAN互通。可创建多个VLAN，分配网段，控制VLAN间通信。</w:t>
      </w:r>
    </w:p>
    <w:p w14:paraId="2BCD11D0">
      <w:pPr>
        <w:spacing w:before="424" w:beforeLines="100" w:after="424" w:afterLines="100"/>
        <w:ind w:firstLine="480"/>
      </w:pPr>
      <w:ins w:id="20" w:author="植任 钟" w:date="2025-05-24T19:31:00Z">
        <w:r>
          <w:rPr>
            <w:rFonts w:hint="eastAsia"/>
          </w:rPr>
          <w:t>（6）</w:t>
        </w:r>
      </w:ins>
      <w:r>
        <w:rPr>
          <w:rFonts w:hint="eastAsia"/>
        </w:rPr>
        <w:t>网络监控功能</w:t>
      </w:r>
      <w:ins w:id="21" w:author="植任 钟" w:date="2025-05-24T19:31:00Z">
        <w:r>
          <w:rPr>
            <w:rFonts w:hint="eastAsia"/>
          </w:rPr>
          <w:t>：</w:t>
        </w:r>
      </w:ins>
      <w:del w:id="22" w:author="植任 钟" w:date="2025-05-24T19:31:00Z">
        <w:r>
          <w:rPr>
            <w:rFonts w:hint="eastAsia"/>
          </w:rPr>
          <w:delText>，</w:delText>
        </w:r>
      </w:del>
      <w:r>
        <w:rPr>
          <w:rFonts w:hint="eastAsia"/>
        </w:rPr>
        <w:t>收集和展示端口流量、设备状态等网络性能数据，提供实时监控功能。</w:t>
      </w:r>
    </w:p>
    <w:p w14:paraId="753114F4">
      <w:pPr>
        <w:spacing w:before="424" w:beforeLines="100" w:after="424" w:afterLines="100"/>
        <w:ind w:firstLine="480"/>
      </w:pPr>
      <w:ins w:id="23" w:author="植任 钟" w:date="2025-05-24T19:31:00Z">
        <w:r>
          <w:rPr>
            <w:rFonts w:hint="eastAsia"/>
          </w:rPr>
          <w:t>（7）</w:t>
        </w:r>
      </w:ins>
      <w:r>
        <w:rPr>
          <w:rFonts w:hint="eastAsia"/>
        </w:rPr>
        <w:t>控制器管理功能</w:t>
      </w:r>
      <w:ins w:id="24" w:author="植任 钟" w:date="2025-05-24T19:31:00Z">
        <w:r>
          <w:rPr>
            <w:rFonts w:hint="eastAsia"/>
          </w:rPr>
          <w:t>：</w:t>
        </w:r>
      </w:ins>
      <w:del w:id="25" w:author="植任 钟" w:date="2025-05-24T19:31:00Z">
        <w:r>
          <w:rPr>
            <w:rFonts w:hint="eastAsia"/>
          </w:rPr>
          <w:delText>，</w:delText>
        </w:r>
      </w:del>
      <w:r>
        <w:rPr>
          <w:rFonts w:hint="eastAsia"/>
        </w:rPr>
        <w:t>管理Ryu控制器的运行状态，重启Ryu控制器，控制Mininet仿真环境。</w:t>
      </w:r>
    </w:p>
    <w:p w14:paraId="76FDBDE9">
      <w:pPr>
        <w:spacing w:before="424" w:beforeLines="100" w:after="424" w:afterLines="100"/>
        <w:ind w:firstLine="480"/>
      </w:pPr>
      <w:r>
        <w:t>网络管理员</w:t>
      </w:r>
      <w:r>
        <w:rPr>
          <w:rFonts w:hint="eastAsia"/>
        </w:rPr>
        <w:t>可以</w:t>
      </w:r>
      <w:r>
        <w:t>通过实现的功能模块</w:t>
      </w:r>
      <w:r>
        <w:rPr>
          <w:rFonts w:hint="eastAsia"/>
        </w:rPr>
        <w:t>来</w:t>
      </w:r>
      <w:r>
        <w:t>全面管理SDN网络，涵盖网络拓扑、流量监控、路由配置及连通性测试等。系统采用集中式管理，简化权限复杂性，提升管理效率，适合中小型</w:t>
      </w:r>
      <w:r>
        <w:rPr>
          <w:rFonts w:hint="eastAsia"/>
        </w:rPr>
        <w:t>的</w:t>
      </w:r>
      <w:r>
        <w:t>网络。所有配置操作由管理员统一执行，确保网络策略一致性和安全性。</w:t>
      </w:r>
    </w:p>
    <w:p w14:paraId="7F6B9BC9">
      <w:pPr>
        <w:pStyle w:val="3"/>
      </w:pPr>
      <w:bookmarkStart w:id="110" w:name="_Toc7438"/>
      <w:bookmarkStart w:id="111" w:name="_Toc25272"/>
      <w:bookmarkStart w:id="112" w:name="_Toc6632"/>
      <w:bookmarkStart w:id="113" w:name="_Toc196330142"/>
      <w:bookmarkStart w:id="114" w:name="_Toc17576"/>
      <w:bookmarkStart w:id="115" w:name="_Toc13689"/>
      <w:r>
        <w:rPr>
          <w:rFonts w:hint="eastAsia"/>
        </w:rPr>
        <w:t>本章小结</w:t>
      </w:r>
      <w:bookmarkEnd w:id="110"/>
      <w:bookmarkEnd w:id="111"/>
      <w:bookmarkEnd w:id="112"/>
      <w:bookmarkEnd w:id="113"/>
      <w:bookmarkEnd w:id="114"/>
      <w:bookmarkEnd w:id="115"/>
    </w:p>
    <w:p w14:paraId="5E446FDE">
      <w:pPr>
        <w:spacing w:before="424" w:beforeLines="100" w:after="424" w:afterLines="100"/>
        <w:ind w:firstLine="480"/>
      </w:pPr>
      <w:r>
        <w:t>本章对</w:t>
      </w:r>
      <w:r>
        <w:rPr>
          <w:rFonts w:hint="eastAsia"/>
        </w:rPr>
        <w:t>系统</w:t>
      </w:r>
      <w:r>
        <w:t>进行了可行性分析和功能需求分析。可行性分析从技术、经济和操作三个维度出发，论证了系统实施的可行性。技术上，该系统是基于成熟的Django框架以及Ryu控制器来构建的，采用的是标准化的OpenFlow协议和REST</w:t>
      </w:r>
      <w:r>
        <w:rPr>
          <w:rFonts w:hint="eastAsia"/>
        </w:rPr>
        <w:t xml:space="preserve"> </w:t>
      </w:r>
      <w:r>
        <w:t>API，其技术路线清晰且有可行性，在经济方面，系统借助开源技术栈以及自动化管理功能，使得软件许可和人力资源成本得到了降低，操作</w:t>
      </w:r>
      <w:r>
        <w:rPr>
          <w:rFonts w:hint="eastAsia"/>
        </w:rPr>
        <w:t>上</w:t>
      </w:r>
      <w:r>
        <w:t>，系统提供了直观的用户界面以及完善的权限管理机制，保证了系统有简易性和管理性。凭借系统分析可看出，所设计的SDN</w:t>
      </w:r>
      <w:r>
        <w:rPr>
          <w:rFonts w:hint="eastAsia"/>
        </w:rPr>
        <w:t>的转发设备</w:t>
      </w:r>
      <w:r>
        <w:t>管理系统有充足的实施条件，可有效提高SDN网络的管理效率以及智能化水平，可为后续系统设计与实现奠定坚实基础。</w:t>
      </w:r>
    </w:p>
    <w:p w14:paraId="02848F9D">
      <w:pPr>
        <w:ind w:firstLine="480"/>
      </w:pPr>
    </w:p>
    <w:p w14:paraId="32862618">
      <w:pPr>
        <w:pStyle w:val="2"/>
      </w:pPr>
      <w:bookmarkStart w:id="116" w:name="_Toc30536"/>
      <w:bookmarkStart w:id="117" w:name="_Toc196330143"/>
      <w:bookmarkStart w:id="118" w:name="_Toc5578"/>
      <w:bookmarkStart w:id="119" w:name="_Toc12525"/>
      <w:bookmarkStart w:id="120" w:name="_Toc30410"/>
      <w:bookmarkStart w:id="121" w:name="_Toc23186"/>
      <w:r>
        <w:rPr>
          <w:rFonts w:hint="eastAsia"/>
        </w:rPr>
        <w:t>系统设计</w:t>
      </w:r>
      <w:bookmarkEnd w:id="116"/>
      <w:bookmarkEnd w:id="117"/>
      <w:bookmarkEnd w:id="118"/>
      <w:bookmarkEnd w:id="119"/>
      <w:bookmarkEnd w:id="120"/>
      <w:bookmarkEnd w:id="121"/>
    </w:p>
    <w:p w14:paraId="5F703911">
      <w:pPr>
        <w:pStyle w:val="3"/>
      </w:pPr>
      <w:bookmarkStart w:id="122" w:name="_Toc196330144"/>
      <w:bookmarkStart w:id="123" w:name="_Toc23032"/>
      <w:bookmarkStart w:id="124" w:name="_Toc32351"/>
      <w:bookmarkStart w:id="125" w:name="_Toc18713"/>
      <w:bookmarkStart w:id="126" w:name="_Toc3667"/>
      <w:bookmarkStart w:id="127" w:name="_Toc13449"/>
      <w:r>
        <w:rPr>
          <w:rFonts w:hint="eastAsia"/>
        </w:rPr>
        <w:t>系统设计原则</w:t>
      </w:r>
      <w:bookmarkEnd w:id="122"/>
      <w:bookmarkEnd w:id="123"/>
      <w:bookmarkEnd w:id="124"/>
      <w:bookmarkEnd w:id="125"/>
      <w:bookmarkEnd w:id="126"/>
      <w:bookmarkEnd w:id="127"/>
    </w:p>
    <w:p w14:paraId="6F4A238E">
      <w:pPr>
        <w:spacing w:before="424" w:beforeLines="100" w:after="424" w:afterLines="100"/>
        <w:ind w:firstLine="480"/>
      </w:pPr>
      <w:r>
        <w:t>本系统的设计目标是构建一个功能完善、</w:t>
      </w:r>
      <w:r>
        <w:rPr>
          <w:rFonts w:hint="eastAsia"/>
        </w:rPr>
        <w:t>方便</w:t>
      </w:r>
      <w:r>
        <w:t>使用的SDN网络管理平台，主要遵循以下设计原则</w:t>
      </w:r>
      <w:ins w:id="26" w:author="植任 钟" w:date="2025-05-24T19:30:00Z">
        <w:r>
          <w:rPr>
            <w:rFonts w:hint="eastAsia"/>
          </w:rPr>
          <w:t>：</w:t>
        </w:r>
      </w:ins>
    </w:p>
    <w:p w14:paraId="0A42EB63">
      <w:pPr>
        <w:spacing w:before="424" w:beforeLines="100" w:after="424" w:afterLines="100"/>
        <w:ind w:firstLine="480"/>
      </w:pPr>
      <w:ins w:id="27" w:author="植任 钟" w:date="2025-05-24T19:30:00Z">
        <w:r>
          <w:rPr>
            <w:rFonts w:hint="eastAsia"/>
          </w:rPr>
          <w:t>（1）</w:t>
        </w:r>
      </w:ins>
      <w:r>
        <w:t>模块化设计：系统依据功能被划分成多个独立模块，这种划分有利于开发与维护工作的开展，各个模块专注于特定功能，提升整个系统的可维护性以及可扩展性</w:t>
      </w:r>
      <w:r>
        <w:rPr>
          <w:rFonts w:hint="eastAsia"/>
        </w:rPr>
        <w:t>。</w:t>
      </w:r>
    </w:p>
    <w:p w14:paraId="444CDE8D">
      <w:pPr>
        <w:spacing w:before="424" w:beforeLines="100" w:after="424" w:afterLines="100"/>
        <w:ind w:firstLine="480"/>
      </w:pPr>
      <w:ins w:id="28" w:author="植任 钟" w:date="2025-05-24T19:30:00Z">
        <w:r>
          <w:rPr>
            <w:rFonts w:hint="eastAsia"/>
          </w:rPr>
          <w:t>（2）</w:t>
        </w:r>
      </w:ins>
      <w:r>
        <w:t>前后端分离：运用前后端分离的架构模式，以此提升系统的灵活性，这种架构使得前端和后端可各自独立进行开发以及部署，加快开发的速度，同时还可以简化维护的流程。</w:t>
      </w:r>
    </w:p>
    <w:p w14:paraId="540299CB">
      <w:pPr>
        <w:spacing w:before="424" w:beforeLines="100" w:after="424" w:afterLines="100"/>
        <w:ind w:firstLine="480"/>
      </w:pPr>
      <w:ins w:id="29" w:author="植任 钟" w:date="2025-05-24T19:30:00Z">
        <w:r>
          <w:rPr>
            <w:rFonts w:hint="eastAsia"/>
          </w:rPr>
          <w:t>（3）</w:t>
        </w:r>
      </w:ins>
      <w:r>
        <w:t>接口标准化：定义标准的API接口，让系统集成以及扩展变得更加便利，标准化的接口可保障不同组件之间有兼容性，同时也为未来有可能出现的系统升级与扩展给予了便利条件。</w:t>
      </w:r>
    </w:p>
    <w:p w14:paraId="02D2E108">
      <w:pPr>
        <w:spacing w:before="424" w:beforeLines="100" w:after="424" w:afterLines="100"/>
        <w:ind w:firstLine="480"/>
      </w:pPr>
      <w:ins w:id="30" w:author="植任 钟" w:date="2025-05-24T19:31:00Z">
        <w:r>
          <w:rPr>
            <w:rFonts w:hint="eastAsia"/>
          </w:rPr>
          <w:t>（4）</w:t>
        </w:r>
      </w:ins>
      <w:r>
        <w:t>安全性优先：重视系统安全设计，防止出现未获授权的访问情况，借助施行严格的安全举措，像身份验证、授权以及加密技术等，保障网络管理平台有安全性，同时保证数据拥有保密性。</w:t>
      </w:r>
    </w:p>
    <w:p w14:paraId="6F0FB30A">
      <w:pPr>
        <w:spacing w:before="424" w:beforeLines="100" w:after="424" w:afterLines="100"/>
        <w:ind w:firstLine="480"/>
      </w:pPr>
      <w:ins w:id="31" w:author="植任 钟" w:date="2025-05-24T19:31:00Z">
        <w:r>
          <w:rPr>
            <w:rFonts w:hint="eastAsia"/>
          </w:rPr>
          <w:t>（5）</w:t>
        </w:r>
      </w:ins>
      <w:r>
        <w:t>用户体验优先：提供有直观性的操作界面，以此来降低使用时的门槛，设计出简洁且直观的用户界面，使得用户可较为轻松地开展网络管理任务</w:t>
      </w:r>
      <w:r>
        <w:rPr>
          <w:rFonts w:hint="eastAsia"/>
        </w:rPr>
        <w:t>。</w:t>
      </w:r>
    </w:p>
    <w:p w14:paraId="48547D3F">
      <w:pPr>
        <w:pStyle w:val="3"/>
      </w:pPr>
      <w:bookmarkStart w:id="128" w:name="_Toc6888"/>
      <w:bookmarkStart w:id="129" w:name="_Toc7576"/>
      <w:bookmarkStart w:id="130" w:name="_Toc29063"/>
      <w:bookmarkStart w:id="131" w:name="_Toc196330145"/>
      <w:bookmarkStart w:id="132" w:name="_Toc5421"/>
      <w:bookmarkStart w:id="133" w:name="_Toc17461"/>
      <w:r>
        <w:rPr>
          <w:rFonts w:hint="eastAsia"/>
        </w:rPr>
        <w:t>系统总体设计</w:t>
      </w:r>
      <w:bookmarkEnd w:id="128"/>
      <w:bookmarkEnd w:id="129"/>
      <w:bookmarkEnd w:id="130"/>
      <w:bookmarkEnd w:id="131"/>
      <w:bookmarkEnd w:id="132"/>
      <w:bookmarkEnd w:id="133"/>
    </w:p>
    <w:p w14:paraId="6C55B8F8">
      <w:pPr>
        <w:pStyle w:val="4"/>
      </w:pPr>
      <w:bookmarkStart w:id="134" w:name="_Toc196330146"/>
      <w:r>
        <w:rPr>
          <w:rFonts w:hint="eastAsia"/>
        </w:rPr>
        <w:t>系统架构设计</w:t>
      </w:r>
      <w:bookmarkEnd w:id="134"/>
    </w:p>
    <w:p w14:paraId="2FA5EF31">
      <w:pPr>
        <w:spacing w:before="424" w:beforeLines="100" w:after="424" w:afterLines="100" w:line="240" w:lineRule="auto"/>
        <w:ind w:firstLine="480"/>
        <w:rPr>
          <w:rFonts w:hint="eastAsia" w:ascii="宋体" w:hAnsi="宋体"/>
        </w:rPr>
      </w:pPr>
      <w:r>
        <w:rPr>
          <w:rFonts w:hint="eastAsia"/>
        </w:rPr>
        <w:t>本系统的总体架构遵循SDN设计原则，整体框架分为三个层面：应用层、控制层和转发层。控制器处于架构的核心位置，北向接口面向网络应用，南向接口则面向基础设施。控制器通过南向接口和基础设备进行交互，最著名的南向接口为OpenFlow协议。OpenFlow协议的核心是流表（Flow），控制器负责制定报文处理规则，把这些规则用流表项的形式配置到OpenFlow的交换机中。当网络报文到达OpenFlow交换机时，通过流表匹配来处理这些报文。北向接口主要采用REST API，应用层的不同应用可以通过控制层提供的REST API获取构建应用网络所需的资源，实现了对报文转发的控制。</w:t>
      </w:r>
      <w:r>
        <w:rPr>
          <w:rFonts w:hint="eastAsia" w:ascii="宋体" w:hAnsi="宋体"/>
        </w:rPr>
        <w:t>系统</w:t>
      </w:r>
      <w:r>
        <w:rPr>
          <w:rFonts w:ascii="宋体" w:hAnsi="宋体"/>
        </w:rPr>
        <w:t>架构</w:t>
      </w:r>
      <w:r>
        <w:rPr>
          <w:rFonts w:hint="eastAsia" w:ascii="宋体" w:hAnsi="宋体"/>
        </w:rPr>
        <w:t>设计</w:t>
      </w:r>
      <w:r>
        <w:rPr>
          <w:rFonts w:ascii="宋体" w:hAnsi="宋体"/>
        </w:rPr>
        <w:t>如</w:t>
      </w:r>
      <w:r>
        <w:rPr>
          <w:rFonts w:hint="eastAsia" w:ascii="宋体" w:hAnsi="宋体"/>
        </w:rPr>
        <w:t>图</w:t>
      </w:r>
      <w:r>
        <w:t>4.</w:t>
      </w:r>
      <w:r>
        <w:rPr>
          <w:rFonts w:hint="eastAsia"/>
        </w:rPr>
        <w:t>1</w:t>
      </w:r>
      <w:r>
        <w:rPr>
          <w:rFonts w:hint="eastAsia" w:ascii="宋体" w:hAnsi="宋体"/>
        </w:rPr>
        <w:t>所示。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4"/>
      </w:tblGrid>
      <w:tr w14:paraId="296EF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4" w:type="dxa"/>
          </w:tcPr>
          <w:p w14:paraId="0BD5F043">
            <w:pPr>
              <w:ind w:firstLine="0" w:firstLineChars="0"/>
            </w:pPr>
            <w:r>
              <w:drawing>
                <wp:anchor distT="0" distB="0" distL="114300" distR="114300" simplePos="0" relativeHeight="251664384" behindDoc="1" locked="0" layoutInCell="1" allowOverlap="1">
                  <wp:simplePos x="0" y="0"/>
                  <wp:positionH relativeFrom="column">
                    <wp:posOffset>340995</wp:posOffset>
                  </wp:positionH>
                  <wp:positionV relativeFrom="paragraph">
                    <wp:posOffset>307340</wp:posOffset>
                  </wp:positionV>
                  <wp:extent cx="4758055" cy="4359275"/>
                  <wp:effectExtent l="0" t="0" r="4445" b="3175"/>
                  <wp:wrapTight wrapText="bothSides">
                    <wp:wrapPolygon>
                      <wp:start x="0" y="0"/>
                      <wp:lineTo x="0" y="21521"/>
                      <wp:lineTo x="21534" y="21521"/>
                      <wp:lineTo x="21534" y="0"/>
                      <wp:lineTo x="0" y="0"/>
                    </wp:wrapPolygon>
                  </wp:wrapTight>
                  <wp:docPr id="663814404" name="图片 5" descr="D:/Users/FANG/Desktop/参考论文/Ryu框架2.jpgRyu框架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14404" name="图片 5" descr="D:/Users/FANG/Desktop/参考论文/Ryu框架2.jpgRyu框架2"/>
                          <pic:cNvPicPr>
                            <a:picLocks noChangeAspect="1"/>
                          </pic:cNvPicPr>
                        </pic:nvPicPr>
                        <pic:blipFill>
                          <a:blip r:embed="rId20"/>
                          <a:srcRect l="4643" t="4282" r="3567" b="4224"/>
                          <a:stretch>
                            <a:fillRect/>
                          </a:stretch>
                        </pic:blipFill>
                        <pic:spPr>
                          <a:xfrm>
                            <a:off x="0" y="0"/>
                            <a:ext cx="4758055" cy="4359275"/>
                          </a:xfrm>
                          <a:prstGeom prst="rect">
                            <a:avLst/>
                          </a:prstGeom>
                        </pic:spPr>
                      </pic:pic>
                    </a:graphicData>
                  </a:graphic>
                </wp:anchor>
              </w:drawing>
            </w:r>
          </w:p>
        </w:tc>
      </w:tr>
      <w:tr w14:paraId="47123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494" w:type="dxa"/>
          </w:tcPr>
          <w:p w14:paraId="21D6C362">
            <w:pPr>
              <w:pStyle w:val="11"/>
              <w:spacing w:line="240" w:lineRule="auto"/>
              <w:ind w:firstLine="480"/>
              <w:jc w:val="center"/>
            </w:pPr>
            <w:r>
              <w:rPr>
                <w:rFonts w:ascii="楷体" w:hAnsi="楷体" w:eastAsia="楷体"/>
              </w:rPr>
              <w:t>图</w:t>
            </w:r>
            <w:r>
              <w:fldChar w:fldCharType="begin"/>
            </w:r>
            <w:r>
              <w:instrText xml:space="preserve"> STYLEREF 1 \s </w:instrText>
            </w:r>
            <w:r>
              <w:fldChar w:fldCharType="separate"/>
            </w:r>
            <w:r>
              <w:t>4</w:t>
            </w:r>
            <w:r>
              <w:fldChar w:fldCharType="end"/>
            </w:r>
            <w:r>
              <w:rPr>
                <w:rFonts w:hint="eastAsia"/>
              </w:rPr>
              <w:t xml:space="preserve">.1 </w:t>
            </w:r>
            <w:r>
              <w:rPr>
                <w:rFonts w:hint="eastAsia" w:ascii="楷体" w:hAnsi="楷体" w:eastAsia="楷体"/>
              </w:rPr>
              <w:t>系统</w:t>
            </w:r>
            <w:r>
              <w:rPr>
                <w:rFonts w:ascii="楷体" w:hAnsi="楷体" w:eastAsia="楷体"/>
              </w:rPr>
              <w:t>架构设计</w:t>
            </w:r>
            <w:r>
              <w:rPr>
                <w:rFonts w:hint="eastAsia" w:ascii="楷体" w:hAnsi="楷体" w:eastAsia="楷体"/>
              </w:rPr>
              <w:t>图</w:t>
            </w:r>
          </w:p>
        </w:tc>
      </w:tr>
    </w:tbl>
    <w:p w14:paraId="21874039">
      <w:pPr>
        <w:pStyle w:val="4"/>
      </w:pPr>
      <w:bookmarkStart w:id="135" w:name="_Toc196330147"/>
      <w:r>
        <w:rPr>
          <w:rFonts w:hint="eastAsia"/>
        </w:rPr>
        <w:t>系统功能设计</w:t>
      </w:r>
      <w:bookmarkEnd w:id="135"/>
    </w:p>
    <w:p w14:paraId="5CB79A48">
      <w:pPr>
        <w:spacing w:before="424" w:beforeLines="100" w:after="424" w:afterLines="100"/>
        <w:ind w:firstLine="480"/>
        <w:rPr>
          <w:rFonts w:hint="eastAsia" w:ascii="宋体" w:hAnsi="宋体"/>
        </w:rPr>
      </w:pPr>
      <w:r>
        <w:rPr>
          <w:rFonts w:hint="eastAsia" w:ascii="宋体" w:hAnsi="宋体" w:cs="宋体"/>
        </w:rPr>
        <w:t>本</w:t>
      </w:r>
      <w:r>
        <w:rPr>
          <w:rFonts w:ascii="宋体" w:hAnsi="宋体" w:cs="宋体"/>
        </w:rPr>
        <w:t>系统包括系统管理、网络配置和监控分析三个核心功能。</w:t>
      </w:r>
      <w:r>
        <w:rPr>
          <w:rFonts w:hint="eastAsia" w:ascii="宋体" w:hAnsi="宋体"/>
        </w:rPr>
        <w:t>系统管理作为系统基础，负责用户权限和系统配置，包括用户管理，实现账号的操作，角色管理定义不同权限并赋予操作权限，菜单管理动态配置系统界面，控制功能的可见性。网络配置是系统核心，负责</w:t>
      </w:r>
      <w:r>
        <w:t>SDN</w:t>
      </w:r>
      <w:r>
        <w:rPr>
          <w:rFonts w:hint="eastAsia" w:ascii="宋体" w:hAnsi="宋体"/>
        </w:rPr>
        <w:t>网络的管理，提供路由管理、</w:t>
      </w:r>
      <w:r>
        <w:t>VLAN</w:t>
      </w:r>
      <w:r>
        <w:rPr>
          <w:rFonts w:hint="eastAsia" w:ascii="宋体" w:hAnsi="宋体"/>
        </w:rPr>
        <w:t>配置、流表管理等功能，拓扑管理展示网络设备和连接关系。监控分析负责网络状态监测和故障排查，包括流量数据查看、控制器管理。三大模块的集成，提供全面的网络管理解决方案，包括权限控制、网络配置和运维监控。系统</w:t>
      </w:r>
      <w:r>
        <w:rPr>
          <w:rFonts w:ascii="宋体" w:hAnsi="宋体"/>
        </w:rPr>
        <w:t>功能</w:t>
      </w:r>
      <w:r>
        <w:rPr>
          <w:rFonts w:hint="eastAsia" w:ascii="宋体" w:hAnsi="宋体"/>
        </w:rPr>
        <w:t>设计</w:t>
      </w:r>
      <w:r>
        <w:rPr>
          <w:rFonts w:ascii="宋体" w:hAnsi="宋体"/>
        </w:rPr>
        <w:t>如</w:t>
      </w:r>
      <w:r>
        <w:rPr>
          <w:rFonts w:hint="eastAsia" w:ascii="宋体" w:hAnsi="宋体"/>
        </w:rPr>
        <w:t>图</w:t>
      </w:r>
      <w:r>
        <w:t>4.</w:t>
      </w:r>
      <w:r>
        <w:rPr>
          <w:rFonts w:hint="eastAsia"/>
        </w:rPr>
        <w:t>2</w:t>
      </w:r>
      <w:r>
        <w:rPr>
          <w:rFonts w:hint="eastAsia" w:ascii="宋体" w:hAnsi="宋体"/>
        </w:rPr>
        <w:t>所示。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4"/>
      </w:tblGrid>
      <w:tr w14:paraId="33456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4" w:type="dxa"/>
          </w:tcPr>
          <w:p w14:paraId="0AA69241">
            <w:pPr>
              <w:ind w:firstLine="0" w:firstLineChars="0"/>
            </w:pPr>
            <w:r>
              <w:drawing>
                <wp:anchor distT="0" distB="0" distL="114300" distR="114300" simplePos="0" relativeHeight="251663360" behindDoc="1" locked="0" layoutInCell="1" allowOverlap="1">
                  <wp:simplePos x="0" y="0"/>
                  <wp:positionH relativeFrom="margin">
                    <wp:posOffset>-68580</wp:posOffset>
                  </wp:positionH>
                  <wp:positionV relativeFrom="margin">
                    <wp:posOffset>266700</wp:posOffset>
                  </wp:positionV>
                  <wp:extent cx="5400040" cy="2223770"/>
                  <wp:effectExtent l="0" t="0" r="10160" b="1270"/>
                  <wp:wrapTight wrapText="bothSides">
                    <wp:wrapPolygon>
                      <wp:start x="0" y="0"/>
                      <wp:lineTo x="0" y="21464"/>
                      <wp:lineTo x="21519" y="21464"/>
                      <wp:lineTo x="21519" y="0"/>
                      <wp:lineTo x="0" y="0"/>
                    </wp:wrapPolygon>
                  </wp:wrapTight>
                  <wp:docPr id="303393405" name="图片 7" descr="D:/Users/FANG/Desktop/参考论文/组织结构图.png组织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93405" name="图片 7" descr="D:/Users/FANG/Desktop/参考论文/组织结构图.png组织结构图"/>
                          <pic:cNvPicPr>
                            <a:picLocks noChangeAspect="1"/>
                          </pic:cNvPicPr>
                        </pic:nvPicPr>
                        <pic:blipFill>
                          <a:blip r:embed="rId21"/>
                          <a:srcRect l="14" r="14"/>
                          <a:stretch>
                            <a:fillRect/>
                          </a:stretch>
                        </pic:blipFill>
                        <pic:spPr>
                          <a:xfrm>
                            <a:off x="0" y="0"/>
                            <a:ext cx="5400040" cy="2223770"/>
                          </a:xfrm>
                          <a:prstGeom prst="rect">
                            <a:avLst/>
                          </a:prstGeom>
                        </pic:spPr>
                      </pic:pic>
                    </a:graphicData>
                  </a:graphic>
                </wp:anchor>
              </w:drawing>
            </w:r>
          </w:p>
        </w:tc>
      </w:tr>
      <w:tr w14:paraId="20E2B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4" w:type="dxa"/>
          </w:tcPr>
          <w:p w14:paraId="09DDE68F">
            <w:pPr>
              <w:pStyle w:val="11"/>
              <w:spacing w:line="240" w:lineRule="auto"/>
              <w:ind w:firstLine="480"/>
              <w:jc w:val="center"/>
            </w:pPr>
            <w:r>
              <w:rPr>
                <w:rFonts w:ascii="楷体" w:hAnsi="楷体" w:eastAsia="楷体"/>
              </w:rPr>
              <w:t>图</w:t>
            </w:r>
            <w:r>
              <w:fldChar w:fldCharType="begin"/>
            </w:r>
            <w:r>
              <w:instrText xml:space="preserve"> STYLEREF 1 \s </w:instrText>
            </w:r>
            <w:r>
              <w:fldChar w:fldCharType="separate"/>
            </w:r>
            <w:r>
              <w:t>4</w:t>
            </w:r>
            <w:r>
              <w:fldChar w:fldCharType="end"/>
            </w:r>
            <w:r>
              <w:rPr>
                <w:rFonts w:hint="eastAsia"/>
              </w:rPr>
              <w:t>.2</w:t>
            </w:r>
            <w:r>
              <w:rPr>
                <w:rFonts w:hint="eastAsia" w:ascii="楷体" w:hAnsi="楷体" w:eastAsia="楷体"/>
              </w:rPr>
              <w:t>系统功能</w:t>
            </w:r>
            <w:r>
              <w:rPr>
                <w:rFonts w:ascii="楷体" w:hAnsi="楷体" w:eastAsia="楷体"/>
              </w:rPr>
              <w:t>设计</w:t>
            </w:r>
            <w:r>
              <w:rPr>
                <w:rFonts w:hint="eastAsia" w:ascii="楷体" w:hAnsi="楷体" w:eastAsia="楷体"/>
              </w:rPr>
              <w:t>图</w:t>
            </w:r>
          </w:p>
        </w:tc>
      </w:tr>
      <w:tr w14:paraId="1E150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4" w:type="dxa"/>
          </w:tcPr>
          <w:p w14:paraId="34A44C6F">
            <w:pPr>
              <w:pStyle w:val="11"/>
              <w:spacing w:line="240" w:lineRule="auto"/>
              <w:ind w:firstLine="480"/>
              <w:jc w:val="center"/>
            </w:pPr>
          </w:p>
        </w:tc>
      </w:tr>
    </w:tbl>
    <w:p w14:paraId="2764566D">
      <w:pPr>
        <w:pStyle w:val="4"/>
      </w:pPr>
      <w:bookmarkStart w:id="136" w:name="_Toc196330148"/>
      <w:r>
        <w:rPr>
          <w:rFonts w:hint="eastAsia"/>
        </w:rPr>
        <w:t>系统模块设计</w:t>
      </w:r>
      <w:bookmarkEnd w:id="136"/>
    </w:p>
    <w:p w14:paraId="4F54662B">
      <w:pPr>
        <w:spacing w:before="424" w:beforeLines="100" w:after="424" w:afterLines="100"/>
        <w:ind w:firstLine="480"/>
        <w:rPr>
          <w:sz w:val="21"/>
          <w:szCs w:val="21"/>
        </w:rPr>
      </w:pPr>
      <w:r>
        <w:rPr>
          <w:rFonts w:hint="eastAsia" w:ascii="宋体" w:hAnsi="宋体"/>
        </w:rPr>
        <w:t>本</w:t>
      </w:r>
      <w:r>
        <w:rPr>
          <w:rFonts w:ascii="宋体" w:hAnsi="宋体"/>
        </w:rPr>
        <w:t>系统采用现代化的技术架构，通过</w:t>
      </w:r>
      <w:r>
        <w:rPr>
          <w:rFonts w:cs="Calibri"/>
        </w:rPr>
        <w:t>Ryu</w:t>
      </w:r>
      <w:r>
        <w:rPr>
          <w:rFonts w:ascii="宋体" w:hAnsi="宋体"/>
        </w:rPr>
        <w:t>控制器与</w:t>
      </w:r>
      <w:r>
        <w:rPr>
          <w:rFonts w:cs="Calibri"/>
        </w:rPr>
        <w:t>Mininet</w:t>
      </w:r>
      <w:r>
        <w:rPr>
          <w:rFonts w:ascii="宋体" w:hAnsi="宋体"/>
        </w:rPr>
        <w:t>网络模拟环境的协同作用，实现了对网络设备的集中控制管理。在系统模块设计上，</w:t>
      </w:r>
      <w:r>
        <w:rPr>
          <w:rFonts w:hint="eastAsia" w:ascii="宋体" w:hAnsi="宋体"/>
        </w:rPr>
        <w:t>本</w:t>
      </w:r>
      <w:r>
        <w:rPr>
          <w:rFonts w:ascii="宋体" w:hAnsi="宋体"/>
        </w:rPr>
        <w:t>系统遵循前后端分离的设计原则，后端基于</w:t>
      </w:r>
      <w:r>
        <w:rPr>
          <w:rFonts w:cs="Calibri"/>
        </w:rPr>
        <w:t>Django</w:t>
      </w:r>
      <w:r>
        <w:rPr>
          <w:rFonts w:ascii="宋体" w:hAnsi="宋体"/>
        </w:rPr>
        <w:t>框架开发，前端构建于</w:t>
      </w:r>
      <w:r>
        <w:rPr>
          <w:rFonts w:cs="Calibri"/>
        </w:rPr>
        <w:t>Vue3</w:t>
      </w:r>
      <w:r>
        <w:rPr>
          <w:rFonts w:ascii="宋体" w:hAnsi="宋体"/>
        </w:rPr>
        <w:t>技术栈之上，</w:t>
      </w:r>
      <w:r>
        <w:rPr>
          <w:rFonts w:cs="Calibri"/>
        </w:rPr>
        <w:t>Vue3</w:t>
      </w:r>
      <w:r>
        <w:rPr>
          <w:rFonts w:ascii="宋体" w:hAnsi="宋体"/>
        </w:rPr>
        <w:t>作为核心框架，配合</w:t>
      </w:r>
      <w:r>
        <w:rPr>
          <w:rFonts w:cs="Calibri"/>
        </w:rPr>
        <w:t>Element</w:t>
      </w:r>
      <w:r>
        <w:rPr>
          <w:rFonts w:hint="eastAsia" w:cs="Calibri"/>
        </w:rPr>
        <w:t xml:space="preserve"> </w:t>
      </w:r>
      <w:r>
        <w:rPr>
          <w:rFonts w:cs="Calibri"/>
        </w:rPr>
        <w:t>Plus</w:t>
      </w:r>
      <w:r>
        <w:rPr>
          <w:rFonts w:ascii="宋体" w:hAnsi="宋体"/>
        </w:rPr>
        <w:t>提供的丰富用户界面（</w:t>
      </w:r>
      <w:r>
        <w:rPr>
          <w:rFonts w:cs="Calibri"/>
        </w:rPr>
        <w:t>UI</w:t>
      </w:r>
      <w:r>
        <w:rPr>
          <w:rFonts w:ascii="宋体" w:hAnsi="宋体"/>
        </w:rPr>
        <w:t>）组件，以及</w:t>
      </w:r>
      <w:r>
        <w:rPr>
          <w:rFonts w:cs="Calibri"/>
        </w:rPr>
        <w:t>Axios</w:t>
      </w:r>
      <w:r>
        <w:rPr>
          <w:rFonts w:ascii="宋体" w:hAnsi="宋体"/>
        </w:rPr>
        <w:t>处理网络请求的功能，为用户提供了直观高效的操作界面。系统</w:t>
      </w:r>
      <w:r>
        <w:rPr>
          <w:rFonts w:hint="eastAsia" w:ascii="宋体" w:hAnsi="宋体"/>
        </w:rPr>
        <w:t>还整合</w:t>
      </w:r>
      <w:r>
        <w:rPr>
          <w:rFonts w:ascii="宋体" w:hAnsi="宋体"/>
        </w:rPr>
        <w:t>了</w:t>
      </w:r>
      <w:r>
        <w:rPr>
          <w:rFonts w:cs="Calibri"/>
        </w:rPr>
        <w:t>D3.js</w:t>
      </w:r>
      <w:r>
        <w:rPr>
          <w:rFonts w:cs="Calibri"/>
          <w:vertAlign w:val="superscript"/>
        </w:rPr>
        <w:fldChar w:fldCharType="begin"/>
      </w:r>
      <w:r>
        <w:rPr>
          <w:rFonts w:cs="Calibri"/>
          <w:vertAlign w:val="superscript"/>
        </w:rPr>
        <w:instrText xml:space="preserve"> REF _Ref194782358 \r \h  \* MERGEFORMAT </w:instrText>
      </w:r>
      <w:r>
        <w:rPr>
          <w:rFonts w:cs="Calibri"/>
          <w:vertAlign w:val="superscript"/>
        </w:rPr>
        <w:fldChar w:fldCharType="separate"/>
      </w:r>
      <w:r>
        <w:rPr>
          <w:rFonts w:cs="Calibri"/>
          <w:vertAlign w:val="superscript"/>
        </w:rPr>
        <w:t>[12]</w:t>
      </w:r>
      <w:r>
        <w:rPr>
          <w:rFonts w:cs="Calibri"/>
          <w:vertAlign w:val="superscript"/>
        </w:rPr>
        <w:fldChar w:fldCharType="end"/>
      </w:r>
      <w:r>
        <w:rPr>
          <w:rFonts w:ascii="宋体" w:hAnsi="宋体"/>
        </w:rPr>
        <w:t>数据可视化库，实现了网络拓扑的展示，</w:t>
      </w:r>
      <w:r>
        <w:rPr>
          <w:rFonts w:hint="eastAsia" w:ascii="宋体" w:hAnsi="宋体"/>
        </w:rPr>
        <w:t>并且依靠</w:t>
      </w:r>
      <w:r>
        <w:rPr>
          <w:rFonts w:cs="Calibri"/>
        </w:rPr>
        <w:t>WebSocket</w:t>
      </w:r>
      <w:r>
        <w:rPr>
          <w:rFonts w:ascii="宋体" w:hAnsi="宋体"/>
        </w:rPr>
        <w:t>技术实现了实时数据传输，在端口监听模块中发挥了关键作用。这一技术栈的组合，为网络管理员提供了一个功能完备的网络管理界面，提升了网络配置和监控的效率。</w:t>
      </w:r>
    </w:p>
    <w:p w14:paraId="73E05FE7">
      <w:pPr>
        <w:spacing w:before="424" w:beforeLines="100" w:after="424" w:afterLines="100"/>
        <w:ind w:firstLine="480"/>
      </w:pPr>
      <w:del w:id="32" w:author="植任 钟" w:date="2025-05-24T19:34:00Z">
        <w:r>
          <w:rPr>
            <w:rFonts w:hint="eastAsia"/>
          </w:rPr>
          <w:delText>1、</w:delText>
        </w:r>
      </w:del>
      <w:ins w:id="33" w:author="植任 钟" w:date="2025-05-24T19:34:00Z">
        <w:commentRangeStart w:id="0"/>
        <w:r>
          <w:rPr>
            <w:rFonts w:hint="eastAsia"/>
          </w:rPr>
          <w:t>（1）</w:t>
        </w:r>
        <w:commentRangeEnd w:id="0"/>
      </w:ins>
      <w:ins w:id="34" w:author="植任 钟" w:date="2025-05-24T19:34:00Z">
        <w:r>
          <w:rPr>
            <w:rStyle w:val="27"/>
          </w:rPr>
          <w:commentReference w:id="0"/>
        </w:r>
      </w:ins>
      <w:r>
        <w:rPr>
          <w:rFonts w:hint="eastAsia"/>
        </w:rPr>
        <w:t>用户权限模块设计：</w:t>
      </w:r>
      <w:r>
        <w:t>网络管理员需提供正确登录凭证才能使用管理系统。当登录成功之后，系统会生成JWT令牌，并且会显示出用户权限菜单，以此来完成身份以及权限的验证工作，这个模块当中还包含了密码修改以及安全退出这两个功能，保障系统的安全，界面设计注重功能布局清晰、空间平衡及风格一致性。</w:t>
      </w:r>
    </w:p>
    <w:p w14:paraId="01CC0A6C">
      <w:pPr>
        <w:spacing w:before="424" w:beforeLines="100" w:after="424" w:afterLines="100"/>
        <w:ind w:firstLine="480"/>
      </w:pPr>
      <w:r>
        <w:rPr>
          <w:rFonts w:hint="eastAsia"/>
        </w:rPr>
        <w:t>2、网络拓扑模块设计：该模块负责自动发现并可视化展示SDN网络拓扑结构，包括交换机、链路和主机信息。系统通过调用Ryu控制器的拓扑API获取网络设备数据，支持拓扑信息刷新功能，实现</w:t>
      </w:r>
      <w:r>
        <w:t>网络结构的实时监测，拓扑图形展示运用的是直观的可视化方法，管理员可查看各个设备的详细信息，了解设备之间的连接关系，为网络配置给予参考依据。</w:t>
      </w:r>
    </w:p>
    <w:p w14:paraId="0BB87B1F">
      <w:pPr>
        <w:spacing w:before="424" w:beforeLines="100" w:after="424" w:afterLines="100"/>
        <w:ind w:firstLine="480"/>
      </w:pPr>
      <w:r>
        <w:rPr>
          <w:rFonts w:hint="eastAsia"/>
        </w:rPr>
        <w:t>3、流表管理模块设计：该模块实现对OpenFlow流表的全面管理，包括流表项的添加、删除和修改等操作。这使得</w:t>
      </w:r>
      <w:r>
        <w:t>SDN控制器可以动态性地调整网络转发规则，达成对网络流量转发路径的精准把控。</w:t>
      </w:r>
    </w:p>
    <w:p w14:paraId="3F581C58">
      <w:pPr>
        <w:spacing w:before="424" w:beforeLines="100" w:after="424" w:afterLines="100"/>
        <w:ind w:firstLine="480"/>
      </w:pPr>
      <w:r>
        <w:rPr>
          <w:rFonts w:hint="eastAsia"/>
        </w:rPr>
        <w:t>4、路由管理模块设计：该模块负责IP地址配置、</w:t>
      </w:r>
      <w:r>
        <w:t>默认网关设定以及静态路由管理等工作，以此保障网络可实现互联互通，系统有为交换机分配IP地址的能力，还可设置网关地址，并添加静态路由条目，与Ryu控制器展开交互，达成路由配置的下发以及生效。</w:t>
      </w:r>
    </w:p>
    <w:p w14:paraId="324442C3">
      <w:pPr>
        <w:spacing w:before="424" w:beforeLines="100" w:after="424" w:afterLines="100"/>
        <w:ind w:firstLine="480"/>
      </w:pPr>
      <w:r>
        <w:rPr>
          <w:rFonts w:hint="eastAsia"/>
        </w:rPr>
        <w:t>5、VLAN配置模块设计：该模块提供VLAN的创建和管理功能，用于实现</w:t>
      </w:r>
      <w:r>
        <w:t>网络隔离以及控制的目的，系统可支持多个VLAN的创建，可分配不同的网段，对VLAN接口IP地址进行配置，还可以设置VLAN间的路由策略，管理员借助直观的界面操作就能完成VLAN配置，系统把配置转变为控制命令发送给Ryu控制器，</w:t>
      </w:r>
      <w:r>
        <w:rPr>
          <w:rFonts w:hint="eastAsia"/>
        </w:rPr>
        <w:t>实现VLAN的创建和管理，满足不同网络应用场景的需求。</w:t>
      </w:r>
    </w:p>
    <w:p w14:paraId="7FC2057B">
      <w:pPr>
        <w:spacing w:before="424" w:beforeLines="100" w:after="424" w:afterLines="100"/>
        <w:ind w:firstLine="480"/>
      </w:pPr>
      <w:r>
        <w:rPr>
          <w:rFonts w:hint="eastAsia"/>
        </w:rPr>
        <w:t>6、网络监控模块设计：该模块负责收集和展示网络性能数据，</w:t>
      </w:r>
      <w:r>
        <w:t>可提供网络运行状况的实时监控，系统借助调用Ryu控制器的统计API，获取如端口流量、流表命中率等性能指标，并以图表形式进行直观展示，</w:t>
      </w:r>
      <w:r>
        <w:rPr>
          <w:rFonts w:hint="eastAsia"/>
        </w:rPr>
        <w:t>管理员可以查看各类统计数据，了解网络性能状况，及时发现潜在问题。</w:t>
      </w:r>
    </w:p>
    <w:p w14:paraId="51594D4C">
      <w:pPr>
        <w:spacing w:before="424" w:beforeLines="100" w:after="424" w:afterLines="100"/>
        <w:ind w:firstLine="480"/>
      </w:pPr>
      <w:r>
        <w:rPr>
          <w:rFonts w:hint="eastAsia"/>
        </w:rPr>
        <w:t>7、控制器管理模块设计：该模块负责Ryu控制器的运行状态管理和Mininet仿真环境控制。重启Ryu功能，管理员可以通过界面操作控制Ryu控制器的工作状态。</w:t>
      </w:r>
    </w:p>
    <w:p w14:paraId="69F74223">
      <w:pPr>
        <w:spacing w:before="424" w:beforeLines="100" w:after="424" w:afterLines="100"/>
        <w:ind w:firstLine="480"/>
      </w:pPr>
      <w:r>
        <w:rPr>
          <w:rFonts w:hint="eastAsia"/>
        </w:rPr>
        <w:t>8、端口监听模块设计：</w:t>
      </w:r>
      <w:r>
        <w:t>该模块实时捕获分析网络接口数据包，提供监控与故障排查功能。系统通过WebSocket与前端建立长连接，后端双进程架构执行tcpdump命令</w:t>
      </w:r>
      <w:r>
        <w:rPr>
          <w:rFonts w:hint="eastAsia"/>
        </w:rPr>
        <w:t>，通过</w:t>
      </w:r>
      <w:r>
        <w:t>进程开启终端，另一进程异步I/O处理实时推送数据至前端。用户可选择监听接口或特定端口，并过滤特定协议数据包。</w:t>
      </w:r>
    </w:p>
    <w:p w14:paraId="4DB11746">
      <w:pPr>
        <w:pStyle w:val="3"/>
      </w:pPr>
      <w:bookmarkStart w:id="137" w:name="_Toc4282"/>
      <w:bookmarkStart w:id="138" w:name="_Toc21100"/>
      <w:bookmarkStart w:id="139" w:name="_Toc25028"/>
      <w:bookmarkStart w:id="140" w:name="_Toc22812"/>
      <w:bookmarkStart w:id="141" w:name="_Toc196330149"/>
      <w:bookmarkStart w:id="142" w:name="_Toc4509"/>
      <w:r>
        <w:rPr>
          <w:rFonts w:hint="eastAsia"/>
        </w:rPr>
        <w:t>系统数据库设计</w:t>
      </w:r>
      <w:bookmarkEnd w:id="137"/>
      <w:bookmarkEnd w:id="138"/>
      <w:bookmarkEnd w:id="139"/>
      <w:bookmarkEnd w:id="140"/>
      <w:bookmarkEnd w:id="141"/>
      <w:bookmarkEnd w:id="142"/>
    </w:p>
    <w:p w14:paraId="1DD6BB1D">
      <w:pPr>
        <w:spacing w:before="424" w:beforeLines="100" w:after="424" w:afterLines="100"/>
        <w:ind w:firstLine="480"/>
      </w:pPr>
      <w:r>
        <w:rPr>
          <w:rFonts w:hint="eastAsia"/>
        </w:rPr>
        <w:t>本系统采用关系型数据库MySQL来对系统运行过程中需要的表项和数据</w:t>
      </w:r>
      <w:r>
        <w:t>进行存储。在系统开发设计阶段，</w:t>
      </w:r>
      <w:r>
        <w:rPr>
          <w:rFonts w:hint="eastAsia"/>
        </w:rPr>
        <w:t>管理</w:t>
      </w:r>
      <w:r>
        <w:t>系统</w:t>
      </w:r>
      <w:r>
        <w:rPr>
          <w:rFonts w:hint="eastAsia"/>
        </w:rPr>
        <w:t>工作的主要依据是系统针对不同用户，对不同网络资源拥有的不同权限进行的网络管理的操作，数据库的设计围绕用户管理模块展开。</w:t>
      </w:r>
      <w:r>
        <w:t>本系统所采用的是以用户为中心的权限管理结构，借助分层的权限控制机制达成了灵活的网络资源访问控制，该机制可依据不同用户需求，为系统里不同用户分配相应网络资源访问权限，还可灵活调整权限配置，运用这种方式可以</w:t>
      </w:r>
      <w:r>
        <w:rPr>
          <w:rFonts w:hint="eastAsia"/>
        </w:rPr>
        <w:t>实现</w:t>
      </w:r>
      <w:r>
        <w:t>对SDN网络资源的分权管理以及安全控制，这种设计完全符合网络管理系统的需求，确保了网络资源的安全性和可控性。</w:t>
      </w:r>
      <w:r>
        <w:rPr>
          <w:rFonts w:hint="eastAsia"/>
        </w:rPr>
        <w:t>具体设计如表</w:t>
      </w:r>
      <w:r>
        <w:t>4.1</w:t>
      </w:r>
      <w:r>
        <w:rPr>
          <w:rFonts w:hint="eastAsia"/>
        </w:rPr>
        <w:t>所示</w:t>
      </w:r>
      <w:r>
        <w:t>。</w:t>
      </w:r>
    </w:p>
    <w:p w14:paraId="51D5037A">
      <w:pPr>
        <w:pStyle w:val="11"/>
        <w:ind w:firstLine="0" w:firstLineChars="0"/>
        <w:jc w:val="center"/>
      </w:pPr>
      <w:r>
        <w:rPr>
          <w:rFonts w:ascii="楷体" w:hAnsi="楷体" w:eastAsia="楷体"/>
        </w:rPr>
        <w:t>表</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1</w:t>
      </w:r>
      <w:r>
        <w:fldChar w:fldCharType="end"/>
      </w:r>
      <w:r>
        <w:rPr>
          <w:rFonts w:hint="eastAsia"/>
        </w:rPr>
        <w:t xml:space="preserve"> </w:t>
      </w:r>
      <w:r>
        <w:rPr>
          <w:rFonts w:hint="eastAsia" w:ascii="楷体" w:hAnsi="楷体" w:eastAsia="楷体"/>
        </w:rPr>
        <w:t>表汇总列表</w:t>
      </w:r>
    </w:p>
    <w:tbl>
      <w:tblPr>
        <w:tblStyle w:val="2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5"/>
        <w:gridCol w:w="3669"/>
        <w:gridCol w:w="3693"/>
      </w:tblGrid>
      <w:tr w14:paraId="37184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777" w:type="pct"/>
            <w:tcBorders>
              <w:top w:val="single" w:color="000000" w:sz="12" w:space="0"/>
              <w:left w:val="nil"/>
              <w:bottom w:val="single" w:color="000000" w:sz="4" w:space="0"/>
              <w:right w:val="nil"/>
              <w:tl2br w:val="nil"/>
            </w:tcBorders>
            <w:shd w:val="clear" w:color="auto" w:fill="FFFFFF"/>
            <w:vAlign w:val="center"/>
          </w:tcPr>
          <w:p w14:paraId="73F34525">
            <w:pPr>
              <w:pStyle w:val="33"/>
            </w:pPr>
            <w:r>
              <w:rPr>
                <w:rFonts w:hint="eastAsia"/>
              </w:rPr>
              <w:t>序号</w:t>
            </w:r>
          </w:p>
        </w:tc>
        <w:tc>
          <w:tcPr>
            <w:tcW w:w="2104" w:type="pct"/>
            <w:tcBorders>
              <w:top w:val="single" w:color="000000" w:sz="12" w:space="0"/>
              <w:left w:val="nil"/>
              <w:bottom w:val="single" w:color="000000" w:sz="4" w:space="0"/>
              <w:right w:val="nil"/>
            </w:tcBorders>
            <w:shd w:val="clear" w:color="auto" w:fill="FFFFFF"/>
            <w:vAlign w:val="center"/>
          </w:tcPr>
          <w:p w14:paraId="56B096E0">
            <w:pPr>
              <w:pStyle w:val="33"/>
            </w:pPr>
            <w:r>
              <w:rPr>
                <w:rFonts w:hint="eastAsia"/>
              </w:rPr>
              <w:t>名称</w:t>
            </w:r>
          </w:p>
        </w:tc>
        <w:tc>
          <w:tcPr>
            <w:tcW w:w="2118" w:type="pct"/>
            <w:tcBorders>
              <w:top w:val="single" w:color="000000" w:sz="12" w:space="0"/>
              <w:left w:val="nil"/>
              <w:bottom w:val="single" w:color="000000" w:sz="4" w:space="0"/>
              <w:right w:val="nil"/>
            </w:tcBorders>
            <w:shd w:val="clear" w:color="auto" w:fill="FFFFFF"/>
            <w:vAlign w:val="center"/>
          </w:tcPr>
          <w:p w14:paraId="4F98E1B8">
            <w:pPr>
              <w:pStyle w:val="33"/>
            </w:pPr>
            <w:r>
              <w:rPr>
                <w:rFonts w:hint="eastAsia"/>
              </w:rPr>
              <w:t>描述</w:t>
            </w:r>
          </w:p>
        </w:tc>
      </w:tr>
      <w:tr w14:paraId="0BA01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777" w:type="pct"/>
            <w:tcBorders>
              <w:top w:val="single" w:color="000000" w:sz="4" w:space="0"/>
              <w:left w:val="nil"/>
              <w:bottom w:val="nil"/>
              <w:right w:val="nil"/>
            </w:tcBorders>
            <w:shd w:val="clear" w:color="auto" w:fill="FFFFFF"/>
            <w:vAlign w:val="center"/>
          </w:tcPr>
          <w:p w14:paraId="3898E6FE">
            <w:pPr>
              <w:pStyle w:val="33"/>
            </w:pPr>
            <w:r>
              <w:rPr>
                <w:rFonts w:hint="eastAsia"/>
              </w:rPr>
              <w:t>1</w:t>
            </w:r>
          </w:p>
        </w:tc>
        <w:tc>
          <w:tcPr>
            <w:tcW w:w="3669" w:type="dxa"/>
            <w:tcBorders>
              <w:top w:val="single" w:color="000000" w:sz="4" w:space="0"/>
              <w:left w:val="nil"/>
              <w:bottom w:val="nil"/>
              <w:right w:val="nil"/>
            </w:tcBorders>
            <w:shd w:val="clear" w:color="auto" w:fill="FFFFFF"/>
            <w:vAlign w:val="center"/>
          </w:tcPr>
          <w:p w14:paraId="5CE26D65">
            <w:pPr>
              <w:pStyle w:val="33"/>
            </w:pPr>
            <w:r>
              <w:rPr>
                <w:rFonts w:hint="eastAsia"/>
              </w:rPr>
              <w:t>sys_user</w:t>
            </w:r>
          </w:p>
        </w:tc>
        <w:tc>
          <w:tcPr>
            <w:tcW w:w="3694" w:type="dxa"/>
            <w:tcBorders>
              <w:top w:val="single" w:color="000000" w:sz="4" w:space="0"/>
              <w:left w:val="nil"/>
              <w:bottom w:val="nil"/>
              <w:right w:val="nil"/>
            </w:tcBorders>
            <w:shd w:val="clear" w:color="auto" w:fill="FFFFFF"/>
            <w:vAlign w:val="center"/>
          </w:tcPr>
          <w:p w14:paraId="758BB4B3">
            <w:pPr>
              <w:pStyle w:val="33"/>
            </w:pPr>
            <w:r>
              <w:rPr>
                <w:rFonts w:hint="eastAsia"/>
              </w:rPr>
              <w:t>用户表</w:t>
            </w:r>
          </w:p>
        </w:tc>
      </w:tr>
      <w:tr w14:paraId="089A9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777" w:type="pct"/>
            <w:tcBorders>
              <w:top w:val="nil"/>
              <w:left w:val="nil"/>
              <w:bottom w:val="nil"/>
              <w:right w:val="nil"/>
            </w:tcBorders>
            <w:shd w:val="clear" w:color="auto" w:fill="FFFFFF"/>
            <w:vAlign w:val="center"/>
          </w:tcPr>
          <w:p w14:paraId="18B66F53">
            <w:pPr>
              <w:pStyle w:val="33"/>
            </w:pPr>
            <w:r>
              <w:rPr>
                <w:rFonts w:hint="eastAsia"/>
              </w:rPr>
              <w:t>2</w:t>
            </w:r>
          </w:p>
        </w:tc>
        <w:tc>
          <w:tcPr>
            <w:tcW w:w="3669" w:type="dxa"/>
            <w:tcBorders>
              <w:top w:val="nil"/>
              <w:left w:val="nil"/>
              <w:bottom w:val="nil"/>
              <w:right w:val="nil"/>
            </w:tcBorders>
            <w:shd w:val="clear" w:color="auto" w:fill="FFFFFF"/>
            <w:vAlign w:val="center"/>
          </w:tcPr>
          <w:p w14:paraId="29D97B5A">
            <w:pPr>
              <w:pStyle w:val="33"/>
            </w:pPr>
            <w:r>
              <w:rPr>
                <w:rFonts w:hint="eastAsia"/>
              </w:rPr>
              <w:t>sys_role</w:t>
            </w:r>
          </w:p>
        </w:tc>
        <w:tc>
          <w:tcPr>
            <w:tcW w:w="3694" w:type="dxa"/>
            <w:tcBorders>
              <w:top w:val="nil"/>
              <w:left w:val="nil"/>
              <w:bottom w:val="nil"/>
              <w:right w:val="nil"/>
            </w:tcBorders>
            <w:shd w:val="clear" w:color="auto" w:fill="FFFFFF"/>
            <w:vAlign w:val="center"/>
          </w:tcPr>
          <w:p w14:paraId="175DE804">
            <w:pPr>
              <w:pStyle w:val="33"/>
            </w:pPr>
            <w:r>
              <w:rPr>
                <w:rFonts w:hint="eastAsia"/>
              </w:rPr>
              <w:t>角色表</w:t>
            </w:r>
          </w:p>
        </w:tc>
      </w:tr>
      <w:tr w14:paraId="2A32B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777" w:type="pct"/>
            <w:tcBorders>
              <w:top w:val="nil"/>
              <w:left w:val="nil"/>
              <w:bottom w:val="nil"/>
              <w:right w:val="nil"/>
            </w:tcBorders>
            <w:shd w:val="clear" w:color="auto" w:fill="FFFFFF"/>
            <w:vAlign w:val="center"/>
          </w:tcPr>
          <w:p w14:paraId="2E951185">
            <w:pPr>
              <w:pStyle w:val="33"/>
            </w:pPr>
            <w:r>
              <w:rPr>
                <w:rFonts w:hint="eastAsia"/>
              </w:rPr>
              <w:t>3</w:t>
            </w:r>
          </w:p>
        </w:tc>
        <w:tc>
          <w:tcPr>
            <w:tcW w:w="3669" w:type="dxa"/>
            <w:tcBorders>
              <w:top w:val="nil"/>
              <w:left w:val="nil"/>
              <w:bottom w:val="nil"/>
              <w:right w:val="nil"/>
            </w:tcBorders>
            <w:shd w:val="clear" w:color="auto" w:fill="FFFFFF"/>
            <w:vAlign w:val="center"/>
          </w:tcPr>
          <w:p w14:paraId="27CDEF63">
            <w:pPr>
              <w:pStyle w:val="33"/>
            </w:pPr>
            <w:r>
              <w:rPr>
                <w:rFonts w:hint="eastAsia"/>
              </w:rPr>
              <w:t>sys_menu</w:t>
            </w:r>
          </w:p>
        </w:tc>
        <w:tc>
          <w:tcPr>
            <w:tcW w:w="3694" w:type="dxa"/>
            <w:tcBorders>
              <w:top w:val="nil"/>
              <w:left w:val="nil"/>
              <w:bottom w:val="nil"/>
              <w:right w:val="nil"/>
            </w:tcBorders>
            <w:shd w:val="clear" w:color="auto" w:fill="FFFFFF"/>
            <w:vAlign w:val="center"/>
          </w:tcPr>
          <w:p w14:paraId="22657B2A">
            <w:pPr>
              <w:pStyle w:val="33"/>
            </w:pPr>
            <w:r>
              <w:rPr>
                <w:rFonts w:hint="eastAsia"/>
              </w:rPr>
              <w:t>菜单表</w:t>
            </w:r>
          </w:p>
        </w:tc>
      </w:tr>
      <w:tr w14:paraId="1EB06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777" w:type="pct"/>
            <w:tcBorders>
              <w:top w:val="nil"/>
              <w:left w:val="nil"/>
              <w:bottom w:val="nil"/>
              <w:right w:val="nil"/>
            </w:tcBorders>
            <w:shd w:val="clear" w:color="auto" w:fill="FFFFFF"/>
            <w:vAlign w:val="center"/>
          </w:tcPr>
          <w:p w14:paraId="76BE25C4">
            <w:pPr>
              <w:pStyle w:val="33"/>
            </w:pPr>
            <w:r>
              <w:rPr>
                <w:rFonts w:hint="eastAsia"/>
              </w:rPr>
              <w:t>4</w:t>
            </w:r>
          </w:p>
        </w:tc>
        <w:tc>
          <w:tcPr>
            <w:tcW w:w="3669" w:type="dxa"/>
            <w:tcBorders>
              <w:top w:val="nil"/>
              <w:left w:val="nil"/>
              <w:bottom w:val="nil"/>
              <w:right w:val="nil"/>
            </w:tcBorders>
            <w:shd w:val="clear" w:color="auto" w:fill="FFFFFF"/>
            <w:vAlign w:val="center"/>
          </w:tcPr>
          <w:p w14:paraId="77BBC4F0">
            <w:pPr>
              <w:pStyle w:val="33"/>
            </w:pPr>
            <w:r>
              <w:rPr>
                <w:rFonts w:hint="eastAsia"/>
              </w:rPr>
              <w:t>sys_user_role</w:t>
            </w:r>
          </w:p>
        </w:tc>
        <w:tc>
          <w:tcPr>
            <w:tcW w:w="3694" w:type="dxa"/>
            <w:tcBorders>
              <w:top w:val="nil"/>
              <w:left w:val="nil"/>
              <w:bottom w:val="nil"/>
              <w:right w:val="nil"/>
            </w:tcBorders>
            <w:shd w:val="clear" w:color="auto" w:fill="FFFFFF"/>
            <w:vAlign w:val="center"/>
          </w:tcPr>
          <w:p w14:paraId="797F2B63">
            <w:pPr>
              <w:pStyle w:val="33"/>
            </w:pPr>
            <w:r>
              <w:rPr>
                <w:rFonts w:hint="eastAsia"/>
              </w:rPr>
              <w:t>用户角色关联表</w:t>
            </w:r>
          </w:p>
        </w:tc>
      </w:tr>
      <w:tr w14:paraId="27DF7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777" w:type="pct"/>
            <w:tcBorders>
              <w:top w:val="nil"/>
              <w:left w:val="nil"/>
              <w:bottom w:val="single" w:color="000000" w:sz="12" w:space="0"/>
              <w:right w:val="nil"/>
            </w:tcBorders>
            <w:shd w:val="clear" w:color="auto" w:fill="FFFFFF"/>
            <w:vAlign w:val="center"/>
          </w:tcPr>
          <w:p w14:paraId="71555255">
            <w:pPr>
              <w:pStyle w:val="33"/>
            </w:pPr>
            <w:r>
              <w:rPr>
                <w:rFonts w:hint="eastAsia"/>
              </w:rPr>
              <w:t>5</w:t>
            </w:r>
          </w:p>
        </w:tc>
        <w:tc>
          <w:tcPr>
            <w:tcW w:w="3669" w:type="dxa"/>
            <w:tcBorders>
              <w:top w:val="nil"/>
              <w:left w:val="nil"/>
              <w:bottom w:val="single" w:color="000000" w:sz="12" w:space="0"/>
              <w:right w:val="nil"/>
            </w:tcBorders>
            <w:shd w:val="clear" w:color="auto" w:fill="FFFFFF"/>
            <w:vAlign w:val="center"/>
          </w:tcPr>
          <w:p w14:paraId="71447E50">
            <w:pPr>
              <w:pStyle w:val="33"/>
            </w:pPr>
            <w:r>
              <w:rPr>
                <w:rFonts w:hint="eastAsia"/>
              </w:rPr>
              <w:t>sys_role_menu</w:t>
            </w:r>
          </w:p>
        </w:tc>
        <w:tc>
          <w:tcPr>
            <w:tcW w:w="3694" w:type="dxa"/>
            <w:tcBorders>
              <w:top w:val="nil"/>
              <w:left w:val="nil"/>
              <w:bottom w:val="single" w:color="000000" w:sz="12" w:space="0"/>
              <w:right w:val="nil"/>
            </w:tcBorders>
            <w:shd w:val="clear" w:color="auto" w:fill="FFFFFF"/>
            <w:vAlign w:val="center"/>
          </w:tcPr>
          <w:p w14:paraId="6BAEB194">
            <w:pPr>
              <w:pStyle w:val="33"/>
            </w:pPr>
            <w:r>
              <w:rPr>
                <w:rFonts w:hint="eastAsia"/>
              </w:rPr>
              <w:t>角色菜单关联表</w:t>
            </w:r>
          </w:p>
        </w:tc>
      </w:tr>
    </w:tbl>
    <w:p w14:paraId="430A5304">
      <w:pPr>
        <w:pStyle w:val="4"/>
      </w:pPr>
      <w:bookmarkStart w:id="143" w:name="_Toc1515"/>
      <w:bookmarkStart w:id="144" w:name="_Toc14946"/>
      <w:bookmarkStart w:id="145" w:name="_Toc17131"/>
      <w:bookmarkStart w:id="146" w:name="_Toc196330150"/>
      <w:bookmarkStart w:id="147" w:name="_Toc31990"/>
      <w:bookmarkStart w:id="148" w:name="_Toc1960"/>
      <w:r>
        <w:rPr>
          <w:rFonts w:hint="eastAsia"/>
        </w:rPr>
        <w:t>数据字典设计</w:t>
      </w:r>
      <w:bookmarkEnd w:id="143"/>
      <w:bookmarkEnd w:id="144"/>
      <w:bookmarkEnd w:id="145"/>
      <w:bookmarkEnd w:id="146"/>
      <w:bookmarkEnd w:id="147"/>
      <w:bookmarkEnd w:id="148"/>
    </w:p>
    <w:p w14:paraId="7E1F85D5">
      <w:pPr>
        <w:spacing w:before="424" w:beforeLines="100" w:after="424" w:afterLines="100"/>
        <w:ind w:firstLine="480"/>
      </w:pPr>
      <w:r>
        <w:rPr>
          <w:rFonts w:hint="eastAsia"/>
        </w:rPr>
        <w:t>sys_user表是系统的核心用户信息表，作为整个权限管理体系的基础。该表</w:t>
      </w:r>
      <w:r>
        <w:t>存有系统全部用户的个人信息以及账号状态，其中覆盖用户的唯一标识ID、登录时使用的用户名、加密后的密码以及联系方式等</w:t>
      </w:r>
      <w:r>
        <w:rPr>
          <w:rFonts w:hint="eastAsia"/>
        </w:rPr>
        <w:t>。作为权限管理的起点，</w:t>
      </w:r>
      <w:r>
        <w:t>sys_user表起着核心的作用。通过与角色表的连接，定义了用户在系统内的权限界限，构成了基于用户身份进行网络资源区分管理的核心数据结构。这种连接方式是实现个性化访问控制和功能权限分配的基础，不仅为系统管理者提供了一个明确的用户权限框架，同时也让用户能够清晰地了解自己的权限范围，从而增强了系统的安全性和适应性。</w:t>
      </w:r>
      <w:r>
        <w:rPr>
          <w:rFonts w:hint="eastAsia"/>
        </w:rPr>
        <w:t>具体设计如表</w:t>
      </w:r>
      <w:r>
        <w:t>4.2</w:t>
      </w:r>
      <w:r>
        <w:rPr>
          <w:rFonts w:hint="eastAsia"/>
        </w:rPr>
        <w:t>所示</w:t>
      </w:r>
      <w:r>
        <w:t>。</w:t>
      </w:r>
    </w:p>
    <w:p w14:paraId="1A5E443A">
      <w:pPr>
        <w:pStyle w:val="11"/>
        <w:keepNext/>
        <w:keepLines/>
        <w:ind w:firstLine="0" w:firstLineChars="0"/>
        <w:jc w:val="center"/>
      </w:pPr>
      <w:r>
        <w:rPr>
          <w:rFonts w:ascii="楷体" w:hAnsi="楷体" w:eastAsia="楷体"/>
        </w:rPr>
        <w:t>表</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2</w:t>
      </w:r>
      <w:r>
        <w:fldChar w:fldCharType="end"/>
      </w:r>
      <w:r>
        <w:rPr>
          <w:rFonts w:hint="eastAsia"/>
        </w:rPr>
        <w:t xml:space="preserve"> sys_user</w:t>
      </w:r>
      <w:r>
        <w:rPr>
          <w:rFonts w:hint="eastAsia" w:ascii="楷体" w:hAnsi="楷体" w:eastAsia="楷体"/>
        </w:rPr>
        <w:t>表</w:t>
      </w:r>
    </w:p>
    <w:tbl>
      <w:tblPr>
        <w:tblStyle w:val="22"/>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5"/>
        <w:gridCol w:w="1599"/>
        <w:gridCol w:w="1043"/>
        <w:gridCol w:w="980"/>
        <w:gridCol w:w="4298"/>
      </w:tblGrid>
      <w:tr w14:paraId="5853D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456" w:type="pct"/>
            <w:tcBorders>
              <w:top w:val="single" w:color="000000" w:sz="12" w:space="0"/>
              <w:left w:val="nil"/>
              <w:bottom w:val="single" w:color="000000" w:sz="4" w:space="0"/>
              <w:right w:val="nil"/>
              <w:tl2br w:val="nil"/>
            </w:tcBorders>
            <w:shd w:val="clear" w:color="auto" w:fill="FFFFFF"/>
            <w:vAlign w:val="center"/>
          </w:tcPr>
          <w:p w14:paraId="2D6C24B0">
            <w:pPr>
              <w:pStyle w:val="33"/>
            </w:pPr>
            <w:r>
              <w:rPr>
                <w:rFonts w:hint="eastAsia"/>
              </w:rPr>
              <w:t>序号</w:t>
            </w:r>
          </w:p>
        </w:tc>
        <w:tc>
          <w:tcPr>
            <w:tcW w:w="917" w:type="pct"/>
            <w:tcBorders>
              <w:top w:val="single" w:color="000000" w:sz="12" w:space="0"/>
              <w:left w:val="nil"/>
              <w:bottom w:val="single" w:color="000000" w:sz="4" w:space="0"/>
              <w:right w:val="nil"/>
            </w:tcBorders>
            <w:shd w:val="clear" w:color="auto" w:fill="FFFFFF"/>
            <w:vAlign w:val="center"/>
          </w:tcPr>
          <w:p w14:paraId="28C82F95">
            <w:pPr>
              <w:pStyle w:val="33"/>
            </w:pPr>
            <w:r>
              <w:rPr>
                <w:rFonts w:hint="eastAsia"/>
              </w:rPr>
              <w:t>名称</w:t>
            </w:r>
          </w:p>
        </w:tc>
        <w:tc>
          <w:tcPr>
            <w:tcW w:w="598" w:type="pct"/>
            <w:tcBorders>
              <w:top w:val="single" w:color="000000" w:sz="12" w:space="0"/>
              <w:left w:val="nil"/>
              <w:bottom w:val="single" w:color="000000" w:sz="4" w:space="0"/>
              <w:right w:val="nil"/>
            </w:tcBorders>
            <w:shd w:val="clear" w:color="auto" w:fill="FFFFFF"/>
            <w:vAlign w:val="center"/>
          </w:tcPr>
          <w:p w14:paraId="22D63116">
            <w:pPr>
              <w:pStyle w:val="33"/>
            </w:pPr>
            <w:r>
              <w:rPr>
                <w:rFonts w:hint="eastAsia"/>
              </w:rPr>
              <w:t>类型</w:t>
            </w:r>
          </w:p>
        </w:tc>
        <w:tc>
          <w:tcPr>
            <w:tcW w:w="562" w:type="pct"/>
            <w:tcBorders>
              <w:top w:val="single" w:color="000000" w:sz="12" w:space="0"/>
              <w:left w:val="nil"/>
              <w:bottom w:val="single" w:color="000000" w:sz="4" w:space="0"/>
              <w:right w:val="nil"/>
            </w:tcBorders>
            <w:shd w:val="clear" w:color="auto" w:fill="FFFFFF"/>
            <w:vAlign w:val="center"/>
          </w:tcPr>
          <w:p w14:paraId="0E25D730">
            <w:pPr>
              <w:pStyle w:val="33"/>
            </w:pPr>
            <w:r>
              <w:rPr>
                <w:rFonts w:hint="eastAsia"/>
              </w:rPr>
              <w:t>不为空</w:t>
            </w:r>
          </w:p>
        </w:tc>
        <w:tc>
          <w:tcPr>
            <w:tcW w:w="2464" w:type="pct"/>
            <w:tcBorders>
              <w:top w:val="single" w:color="000000" w:sz="12" w:space="0"/>
              <w:left w:val="nil"/>
              <w:bottom w:val="single" w:color="000000" w:sz="4" w:space="0"/>
              <w:right w:val="nil"/>
            </w:tcBorders>
            <w:shd w:val="clear" w:color="auto" w:fill="FFFFFF"/>
            <w:vAlign w:val="center"/>
          </w:tcPr>
          <w:p w14:paraId="5CBCF6C5">
            <w:pPr>
              <w:pStyle w:val="33"/>
            </w:pPr>
            <w:r>
              <w:rPr>
                <w:rFonts w:hint="eastAsia"/>
              </w:rPr>
              <w:t>注释</w:t>
            </w:r>
          </w:p>
        </w:tc>
      </w:tr>
      <w:tr w14:paraId="71F1F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456" w:type="pct"/>
            <w:tcBorders>
              <w:top w:val="single" w:color="000000" w:sz="4" w:space="0"/>
              <w:left w:val="nil"/>
              <w:bottom w:val="nil"/>
              <w:right w:val="nil"/>
            </w:tcBorders>
            <w:shd w:val="clear" w:color="auto" w:fill="FFFFFF"/>
            <w:vAlign w:val="center"/>
          </w:tcPr>
          <w:p w14:paraId="2330C6F1">
            <w:pPr>
              <w:pStyle w:val="33"/>
            </w:pPr>
            <w:r>
              <w:rPr>
                <w:rFonts w:hint="eastAsia"/>
              </w:rPr>
              <w:t>1</w:t>
            </w:r>
          </w:p>
        </w:tc>
        <w:tc>
          <w:tcPr>
            <w:tcW w:w="917" w:type="pct"/>
            <w:tcBorders>
              <w:top w:val="single" w:color="000000" w:sz="4" w:space="0"/>
              <w:left w:val="nil"/>
              <w:bottom w:val="nil"/>
              <w:right w:val="nil"/>
            </w:tcBorders>
            <w:shd w:val="clear" w:color="auto" w:fill="FFFFFF"/>
            <w:vAlign w:val="center"/>
          </w:tcPr>
          <w:p w14:paraId="214CD26F">
            <w:pPr>
              <w:pStyle w:val="33"/>
            </w:pPr>
            <w:r>
              <w:rPr>
                <w:rFonts w:hint="eastAsia"/>
              </w:rPr>
              <w:t>id</w:t>
            </w:r>
          </w:p>
        </w:tc>
        <w:tc>
          <w:tcPr>
            <w:tcW w:w="598" w:type="pct"/>
            <w:tcBorders>
              <w:top w:val="single" w:color="000000" w:sz="4" w:space="0"/>
              <w:left w:val="nil"/>
              <w:bottom w:val="nil"/>
              <w:right w:val="nil"/>
            </w:tcBorders>
            <w:shd w:val="clear" w:color="auto" w:fill="FFFFFF"/>
            <w:vAlign w:val="center"/>
          </w:tcPr>
          <w:p w14:paraId="1B31BFB9">
            <w:pPr>
              <w:pStyle w:val="33"/>
            </w:pPr>
            <w:r>
              <w:rPr>
                <w:rFonts w:hint="eastAsia"/>
              </w:rPr>
              <w:t>int</w:t>
            </w:r>
          </w:p>
        </w:tc>
        <w:tc>
          <w:tcPr>
            <w:tcW w:w="562" w:type="pct"/>
            <w:tcBorders>
              <w:top w:val="single" w:color="000000" w:sz="4" w:space="0"/>
              <w:left w:val="nil"/>
              <w:bottom w:val="nil"/>
              <w:right w:val="nil"/>
            </w:tcBorders>
            <w:shd w:val="clear" w:color="auto" w:fill="FFFFFF"/>
            <w:vAlign w:val="center"/>
          </w:tcPr>
          <w:p w14:paraId="5E94D60D">
            <w:pPr>
              <w:pStyle w:val="33"/>
            </w:pPr>
            <w:r>
              <w:rPr>
                <w:rFonts w:hint="eastAsia"/>
              </w:rPr>
              <w:t>√</w:t>
            </w:r>
          </w:p>
        </w:tc>
        <w:tc>
          <w:tcPr>
            <w:tcW w:w="2464" w:type="pct"/>
            <w:tcBorders>
              <w:top w:val="single" w:color="000000" w:sz="4" w:space="0"/>
              <w:left w:val="nil"/>
              <w:bottom w:val="nil"/>
              <w:right w:val="nil"/>
            </w:tcBorders>
            <w:shd w:val="clear" w:color="auto" w:fill="FFFFFF"/>
            <w:vAlign w:val="center"/>
          </w:tcPr>
          <w:p w14:paraId="0EE49342">
            <w:pPr>
              <w:pStyle w:val="33"/>
            </w:pPr>
            <w:r>
              <w:rPr>
                <w:rFonts w:hint="eastAsia"/>
              </w:rPr>
              <w:t>用户ID</w:t>
            </w:r>
          </w:p>
        </w:tc>
      </w:tr>
      <w:tr w14:paraId="7E797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456" w:type="pct"/>
            <w:tcBorders>
              <w:top w:val="nil"/>
              <w:left w:val="nil"/>
              <w:bottom w:val="nil"/>
              <w:right w:val="nil"/>
            </w:tcBorders>
            <w:shd w:val="clear" w:color="auto" w:fill="FFFFFF"/>
            <w:vAlign w:val="center"/>
          </w:tcPr>
          <w:p w14:paraId="6AE9A340">
            <w:pPr>
              <w:pStyle w:val="33"/>
            </w:pPr>
            <w:r>
              <w:rPr>
                <w:rFonts w:hint="eastAsia"/>
              </w:rPr>
              <w:t>2</w:t>
            </w:r>
          </w:p>
        </w:tc>
        <w:tc>
          <w:tcPr>
            <w:tcW w:w="917" w:type="pct"/>
            <w:tcBorders>
              <w:top w:val="nil"/>
              <w:left w:val="nil"/>
              <w:bottom w:val="nil"/>
              <w:right w:val="nil"/>
            </w:tcBorders>
            <w:shd w:val="clear" w:color="auto" w:fill="FFFFFF"/>
            <w:vAlign w:val="center"/>
          </w:tcPr>
          <w:p w14:paraId="2028C803">
            <w:pPr>
              <w:pStyle w:val="33"/>
            </w:pPr>
            <w:r>
              <w:rPr>
                <w:rFonts w:hint="eastAsia"/>
              </w:rPr>
              <w:t>username</w:t>
            </w:r>
          </w:p>
        </w:tc>
        <w:tc>
          <w:tcPr>
            <w:tcW w:w="598" w:type="pct"/>
            <w:tcBorders>
              <w:top w:val="nil"/>
              <w:left w:val="nil"/>
              <w:bottom w:val="nil"/>
              <w:right w:val="nil"/>
            </w:tcBorders>
            <w:shd w:val="clear" w:color="auto" w:fill="FFFFFF"/>
            <w:vAlign w:val="center"/>
          </w:tcPr>
          <w:p w14:paraId="578DD502">
            <w:pPr>
              <w:pStyle w:val="33"/>
            </w:pPr>
            <w:r>
              <w:rPr>
                <w:rFonts w:hint="eastAsia"/>
              </w:rPr>
              <w:t>varchar</w:t>
            </w:r>
          </w:p>
        </w:tc>
        <w:tc>
          <w:tcPr>
            <w:tcW w:w="562" w:type="pct"/>
            <w:tcBorders>
              <w:top w:val="nil"/>
              <w:left w:val="nil"/>
              <w:bottom w:val="nil"/>
              <w:right w:val="nil"/>
            </w:tcBorders>
            <w:shd w:val="clear" w:color="auto" w:fill="FFFFFF"/>
            <w:vAlign w:val="center"/>
          </w:tcPr>
          <w:p w14:paraId="77319739">
            <w:pPr>
              <w:pStyle w:val="33"/>
            </w:pPr>
            <w:r>
              <w:rPr>
                <w:rFonts w:hint="eastAsia"/>
              </w:rPr>
              <w:t>√</w:t>
            </w:r>
          </w:p>
        </w:tc>
        <w:tc>
          <w:tcPr>
            <w:tcW w:w="2464" w:type="pct"/>
            <w:tcBorders>
              <w:top w:val="nil"/>
              <w:left w:val="nil"/>
              <w:bottom w:val="nil"/>
              <w:right w:val="nil"/>
            </w:tcBorders>
            <w:shd w:val="clear" w:color="auto" w:fill="FFFFFF"/>
            <w:vAlign w:val="center"/>
          </w:tcPr>
          <w:p w14:paraId="44835C52">
            <w:pPr>
              <w:pStyle w:val="33"/>
            </w:pPr>
            <w:r>
              <w:rPr>
                <w:rFonts w:hint="eastAsia"/>
              </w:rPr>
              <w:t>用户名</w:t>
            </w:r>
          </w:p>
        </w:tc>
      </w:tr>
      <w:tr w14:paraId="4B2A6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456" w:type="pct"/>
            <w:tcBorders>
              <w:top w:val="nil"/>
              <w:left w:val="nil"/>
              <w:bottom w:val="nil"/>
              <w:right w:val="nil"/>
            </w:tcBorders>
            <w:shd w:val="clear" w:color="auto" w:fill="FFFFFF"/>
            <w:vAlign w:val="center"/>
          </w:tcPr>
          <w:p w14:paraId="15E183AF">
            <w:pPr>
              <w:pStyle w:val="33"/>
            </w:pPr>
            <w:r>
              <w:rPr>
                <w:rFonts w:hint="eastAsia"/>
              </w:rPr>
              <w:t>3</w:t>
            </w:r>
          </w:p>
        </w:tc>
        <w:tc>
          <w:tcPr>
            <w:tcW w:w="917" w:type="pct"/>
            <w:tcBorders>
              <w:top w:val="nil"/>
              <w:left w:val="nil"/>
              <w:bottom w:val="nil"/>
              <w:right w:val="nil"/>
            </w:tcBorders>
            <w:shd w:val="clear" w:color="auto" w:fill="FFFFFF"/>
            <w:vAlign w:val="center"/>
          </w:tcPr>
          <w:p w14:paraId="0785913E">
            <w:pPr>
              <w:pStyle w:val="33"/>
            </w:pPr>
            <w:r>
              <w:rPr>
                <w:rFonts w:hint="eastAsia"/>
              </w:rPr>
              <w:t>password</w:t>
            </w:r>
          </w:p>
        </w:tc>
        <w:tc>
          <w:tcPr>
            <w:tcW w:w="598" w:type="pct"/>
            <w:tcBorders>
              <w:top w:val="nil"/>
              <w:left w:val="nil"/>
              <w:bottom w:val="nil"/>
              <w:right w:val="nil"/>
            </w:tcBorders>
            <w:shd w:val="clear" w:color="auto" w:fill="FFFFFF"/>
            <w:vAlign w:val="center"/>
          </w:tcPr>
          <w:p w14:paraId="2A21A1A3">
            <w:pPr>
              <w:pStyle w:val="33"/>
            </w:pPr>
            <w:r>
              <w:rPr>
                <w:rFonts w:hint="eastAsia"/>
              </w:rPr>
              <w:t>varchar</w:t>
            </w:r>
          </w:p>
        </w:tc>
        <w:tc>
          <w:tcPr>
            <w:tcW w:w="562" w:type="pct"/>
            <w:tcBorders>
              <w:top w:val="nil"/>
              <w:left w:val="nil"/>
              <w:bottom w:val="nil"/>
              <w:right w:val="nil"/>
            </w:tcBorders>
            <w:shd w:val="clear" w:color="auto" w:fill="FFFFFF"/>
            <w:vAlign w:val="center"/>
          </w:tcPr>
          <w:p w14:paraId="6742A0D6">
            <w:pPr>
              <w:pStyle w:val="33"/>
            </w:pPr>
            <w:r>
              <w:rPr>
                <w:rFonts w:hint="eastAsia"/>
              </w:rPr>
              <w:t>√</w:t>
            </w:r>
          </w:p>
        </w:tc>
        <w:tc>
          <w:tcPr>
            <w:tcW w:w="2464" w:type="pct"/>
            <w:tcBorders>
              <w:top w:val="nil"/>
              <w:left w:val="nil"/>
              <w:bottom w:val="nil"/>
              <w:right w:val="nil"/>
            </w:tcBorders>
            <w:shd w:val="clear" w:color="auto" w:fill="FFFFFF"/>
            <w:vAlign w:val="center"/>
          </w:tcPr>
          <w:p w14:paraId="02211B8C">
            <w:pPr>
              <w:pStyle w:val="33"/>
            </w:pPr>
            <w:r>
              <w:rPr>
                <w:rFonts w:hint="eastAsia"/>
              </w:rPr>
              <w:t>登录密码(加密)</w:t>
            </w:r>
          </w:p>
        </w:tc>
      </w:tr>
      <w:tr w14:paraId="35ECA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456" w:type="pct"/>
            <w:tcBorders>
              <w:top w:val="nil"/>
              <w:left w:val="nil"/>
              <w:bottom w:val="nil"/>
              <w:right w:val="nil"/>
            </w:tcBorders>
            <w:shd w:val="clear" w:color="auto" w:fill="FFFFFF"/>
            <w:vAlign w:val="center"/>
          </w:tcPr>
          <w:p w14:paraId="3514C094">
            <w:pPr>
              <w:pStyle w:val="33"/>
            </w:pPr>
            <w:r>
              <w:rPr>
                <w:rFonts w:hint="eastAsia"/>
              </w:rPr>
              <w:t>4</w:t>
            </w:r>
          </w:p>
        </w:tc>
        <w:tc>
          <w:tcPr>
            <w:tcW w:w="917" w:type="pct"/>
            <w:tcBorders>
              <w:top w:val="nil"/>
              <w:left w:val="nil"/>
              <w:bottom w:val="nil"/>
              <w:right w:val="nil"/>
            </w:tcBorders>
            <w:shd w:val="clear" w:color="auto" w:fill="FFFFFF"/>
            <w:vAlign w:val="center"/>
          </w:tcPr>
          <w:p w14:paraId="782CAFB3">
            <w:pPr>
              <w:pStyle w:val="33"/>
            </w:pPr>
            <w:r>
              <w:rPr>
                <w:rFonts w:hint="eastAsia"/>
              </w:rPr>
              <w:t>avatar</w:t>
            </w:r>
          </w:p>
        </w:tc>
        <w:tc>
          <w:tcPr>
            <w:tcW w:w="598" w:type="pct"/>
            <w:tcBorders>
              <w:top w:val="nil"/>
              <w:left w:val="nil"/>
              <w:bottom w:val="nil"/>
              <w:right w:val="nil"/>
            </w:tcBorders>
            <w:shd w:val="clear" w:color="auto" w:fill="FFFFFF"/>
            <w:vAlign w:val="center"/>
          </w:tcPr>
          <w:p w14:paraId="655D603C">
            <w:pPr>
              <w:pStyle w:val="33"/>
            </w:pPr>
            <w:r>
              <w:rPr>
                <w:rFonts w:hint="eastAsia"/>
              </w:rPr>
              <w:t>varchar</w:t>
            </w:r>
          </w:p>
        </w:tc>
        <w:tc>
          <w:tcPr>
            <w:tcW w:w="562" w:type="pct"/>
            <w:tcBorders>
              <w:top w:val="nil"/>
              <w:left w:val="nil"/>
              <w:bottom w:val="nil"/>
              <w:right w:val="nil"/>
            </w:tcBorders>
            <w:shd w:val="clear" w:color="auto" w:fill="FFFFFF"/>
            <w:vAlign w:val="center"/>
          </w:tcPr>
          <w:p w14:paraId="4A41C187">
            <w:pPr>
              <w:pStyle w:val="33"/>
            </w:pPr>
          </w:p>
        </w:tc>
        <w:tc>
          <w:tcPr>
            <w:tcW w:w="2464" w:type="pct"/>
            <w:tcBorders>
              <w:top w:val="nil"/>
              <w:left w:val="nil"/>
              <w:bottom w:val="nil"/>
              <w:right w:val="nil"/>
            </w:tcBorders>
            <w:shd w:val="clear" w:color="auto" w:fill="FFFFFF"/>
            <w:vAlign w:val="center"/>
          </w:tcPr>
          <w:p w14:paraId="57AA28D1">
            <w:pPr>
              <w:pStyle w:val="33"/>
            </w:pPr>
            <w:r>
              <w:rPr>
                <w:rFonts w:hint="eastAsia"/>
              </w:rPr>
              <w:t>头像</w:t>
            </w:r>
          </w:p>
        </w:tc>
      </w:tr>
      <w:tr w14:paraId="38E24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456" w:type="pct"/>
            <w:tcBorders>
              <w:top w:val="nil"/>
              <w:left w:val="nil"/>
              <w:bottom w:val="nil"/>
              <w:right w:val="nil"/>
            </w:tcBorders>
            <w:shd w:val="clear" w:color="auto" w:fill="FFFFFF"/>
            <w:vAlign w:val="center"/>
          </w:tcPr>
          <w:p w14:paraId="539F848C">
            <w:pPr>
              <w:pStyle w:val="33"/>
            </w:pPr>
            <w:r>
              <w:rPr>
                <w:rFonts w:hint="eastAsia"/>
              </w:rPr>
              <w:t>5</w:t>
            </w:r>
          </w:p>
        </w:tc>
        <w:tc>
          <w:tcPr>
            <w:tcW w:w="917" w:type="pct"/>
            <w:tcBorders>
              <w:top w:val="nil"/>
              <w:left w:val="nil"/>
              <w:bottom w:val="nil"/>
              <w:right w:val="nil"/>
            </w:tcBorders>
            <w:shd w:val="clear" w:color="auto" w:fill="FFFFFF"/>
            <w:vAlign w:val="center"/>
          </w:tcPr>
          <w:p w14:paraId="29ACDC7B">
            <w:pPr>
              <w:pStyle w:val="33"/>
            </w:pPr>
            <w:r>
              <w:rPr>
                <w:rFonts w:hint="eastAsia"/>
              </w:rPr>
              <w:t>email</w:t>
            </w:r>
          </w:p>
        </w:tc>
        <w:tc>
          <w:tcPr>
            <w:tcW w:w="598" w:type="pct"/>
            <w:tcBorders>
              <w:top w:val="nil"/>
              <w:left w:val="nil"/>
              <w:bottom w:val="nil"/>
              <w:right w:val="nil"/>
            </w:tcBorders>
            <w:shd w:val="clear" w:color="auto" w:fill="FFFFFF"/>
            <w:vAlign w:val="center"/>
          </w:tcPr>
          <w:p w14:paraId="67932A8E">
            <w:pPr>
              <w:pStyle w:val="33"/>
            </w:pPr>
            <w:r>
              <w:rPr>
                <w:rFonts w:hint="eastAsia"/>
              </w:rPr>
              <w:t>varchar</w:t>
            </w:r>
          </w:p>
        </w:tc>
        <w:tc>
          <w:tcPr>
            <w:tcW w:w="562" w:type="pct"/>
            <w:tcBorders>
              <w:top w:val="nil"/>
              <w:left w:val="nil"/>
              <w:bottom w:val="nil"/>
              <w:right w:val="nil"/>
            </w:tcBorders>
            <w:shd w:val="clear" w:color="auto" w:fill="FFFFFF"/>
            <w:vAlign w:val="center"/>
          </w:tcPr>
          <w:p w14:paraId="13D47B8E">
            <w:pPr>
              <w:pStyle w:val="33"/>
            </w:pPr>
          </w:p>
        </w:tc>
        <w:tc>
          <w:tcPr>
            <w:tcW w:w="2464" w:type="pct"/>
            <w:tcBorders>
              <w:top w:val="nil"/>
              <w:left w:val="nil"/>
              <w:bottom w:val="nil"/>
              <w:right w:val="nil"/>
            </w:tcBorders>
            <w:shd w:val="clear" w:color="auto" w:fill="FFFFFF"/>
            <w:vAlign w:val="center"/>
          </w:tcPr>
          <w:p w14:paraId="5994B4A0">
            <w:pPr>
              <w:pStyle w:val="33"/>
            </w:pPr>
            <w:r>
              <w:rPr>
                <w:rFonts w:hint="eastAsia"/>
              </w:rPr>
              <w:t>邮箱</w:t>
            </w:r>
          </w:p>
        </w:tc>
      </w:tr>
      <w:tr w14:paraId="033F4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456" w:type="pct"/>
            <w:tcBorders>
              <w:top w:val="nil"/>
              <w:left w:val="nil"/>
              <w:bottom w:val="nil"/>
              <w:right w:val="nil"/>
            </w:tcBorders>
            <w:shd w:val="clear" w:color="auto" w:fill="FFFFFF"/>
            <w:vAlign w:val="center"/>
          </w:tcPr>
          <w:p w14:paraId="5BD43605">
            <w:pPr>
              <w:pStyle w:val="33"/>
            </w:pPr>
            <w:r>
              <w:rPr>
                <w:rFonts w:hint="eastAsia"/>
              </w:rPr>
              <w:t>6</w:t>
            </w:r>
          </w:p>
        </w:tc>
        <w:tc>
          <w:tcPr>
            <w:tcW w:w="917" w:type="pct"/>
            <w:tcBorders>
              <w:top w:val="nil"/>
              <w:left w:val="nil"/>
              <w:bottom w:val="nil"/>
              <w:right w:val="nil"/>
            </w:tcBorders>
            <w:shd w:val="clear" w:color="auto" w:fill="FFFFFF"/>
            <w:vAlign w:val="center"/>
          </w:tcPr>
          <w:p w14:paraId="77293A80">
            <w:pPr>
              <w:pStyle w:val="33"/>
            </w:pPr>
            <w:r>
              <w:rPr>
                <w:rFonts w:hint="eastAsia"/>
              </w:rPr>
              <w:t>phonenumber</w:t>
            </w:r>
          </w:p>
        </w:tc>
        <w:tc>
          <w:tcPr>
            <w:tcW w:w="598" w:type="pct"/>
            <w:tcBorders>
              <w:top w:val="nil"/>
              <w:left w:val="nil"/>
              <w:bottom w:val="nil"/>
              <w:right w:val="nil"/>
            </w:tcBorders>
            <w:shd w:val="clear" w:color="auto" w:fill="FFFFFF"/>
            <w:vAlign w:val="center"/>
          </w:tcPr>
          <w:p w14:paraId="03B634CB">
            <w:pPr>
              <w:pStyle w:val="33"/>
            </w:pPr>
            <w:r>
              <w:rPr>
                <w:rFonts w:hint="eastAsia"/>
              </w:rPr>
              <w:t>varchar</w:t>
            </w:r>
          </w:p>
        </w:tc>
        <w:tc>
          <w:tcPr>
            <w:tcW w:w="562" w:type="pct"/>
            <w:tcBorders>
              <w:top w:val="nil"/>
              <w:left w:val="nil"/>
              <w:bottom w:val="nil"/>
              <w:right w:val="nil"/>
            </w:tcBorders>
            <w:shd w:val="clear" w:color="auto" w:fill="FFFFFF"/>
            <w:vAlign w:val="center"/>
          </w:tcPr>
          <w:p w14:paraId="0013FFA1">
            <w:pPr>
              <w:pStyle w:val="33"/>
            </w:pPr>
          </w:p>
        </w:tc>
        <w:tc>
          <w:tcPr>
            <w:tcW w:w="2464" w:type="pct"/>
            <w:tcBorders>
              <w:top w:val="nil"/>
              <w:left w:val="nil"/>
              <w:bottom w:val="nil"/>
              <w:right w:val="nil"/>
            </w:tcBorders>
            <w:shd w:val="clear" w:color="auto" w:fill="FFFFFF"/>
            <w:vAlign w:val="center"/>
          </w:tcPr>
          <w:p w14:paraId="1A427997">
            <w:pPr>
              <w:pStyle w:val="33"/>
            </w:pPr>
            <w:r>
              <w:rPr>
                <w:rFonts w:hint="eastAsia"/>
              </w:rPr>
              <w:t>电话号码</w:t>
            </w:r>
          </w:p>
        </w:tc>
      </w:tr>
      <w:tr w14:paraId="703D0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456" w:type="pct"/>
            <w:tcBorders>
              <w:top w:val="nil"/>
              <w:left w:val="nil"/>
              <w:bottom w:val="nil"/>
              <w:right w:val="nil"/>
            </w:tcBorders>
            <w:shd w:val="clear" w:color="auto" w:fill="FFFFFF"/>
            <w:vAlign w:val="center"/>
          </w:tcPr>
          <w:p w14:paraId="2EC1D7A3">
            <w:pPr>
              <w:pStyle w:val="33"/>
            </w:pPr>
            <w:r>
              <w:rPr>
                <w:rFonts w:hint="eastAsia"/>
              </w:rPr>
              <w:t>7</w:t>
            </w:r>
          </w:p>
        </w:tc>
        <w:tc>
          <w:tcPr>
            <w:tcW w:w="917" w:type="pct"/>
            <w:tcBorders>
              <w:top w:val="nil"/>
              <w:left w:val="nil"/>
              <w:bottom w:val="nil"/>
              <w:right w:val="nil"/>
            </w:tcBorders>
            <w:shd w:val="clear" w:color="auto" w:fill="FFFFFF"/>
            <w:vAlign w:val="center"/>
          </w:tcPr>
          <w:p w14:paraId="5D7A5DF4">
            <w:pPr>
              <w:pStyle w:val="33"/>
            </w:pPr>
            <w:r>
              <w:rPr>
                <w:rFonts w:hint="eastAsia"/>
              </w:rPr>
              <w:t>login_date</w:t>
            </w:r>
          </w:p>
        </w:tc>
        <w:tc>
          <w:tcPr>
            <w:tcW w:w="598" w:type="pct"/>
            <w:tcBorders>
              <w:top w:val="nil"/>
              <w:left w:val="nil"/>
              <w:bottom w:val="nil"/>
              <w:right w:val="nil"/>
            </w:tcBorders>
            <w:shd w:val="clear" w:color="auto" w:fill="FFFFFF"/>
            <w:vAlign w:val="center"/>
          </w:tcPr>
          <w:p w14:paraId="3A733AD3">
            <w:pPr>
              <w:pStyle w:val="33"/>
            </w:pPr>
            <w:r>
              <w:rPr>
                <w:rFonts w:hint="eastAsia"/>
              </w:rPr>
              <w:t>datetime</w:t>
            </w:r>
          </w:p>
        </w:tc>
        <w:tc>
          <w:tcPr>
            <w:tcW w:w="562" w:type="pct"/>
            <w:tcBorders>
              <w:top w:val="nil"/>
              <w:left w:val="nil"/>
              <w:bottom w:val="nil"/>
              <w:right w:val="nil"/>
            </w:tcBorders>
            <w:shd w:val="clear" w:color="auto" w:fill="FFFFFF"/>
            <w:vAlign w:val="center"/>
          </w:tcPr>
          <w:p w14:paraId="71A47AAE">
            <w:pPr>
              <w:pStyle w:val="33"/>
            </w:pPr>
          </w:p>
        </w:tc>
        <w:tc>
          <w:tcPr>
            <w:tcW w:w="2464" w:type="pct"/>
            <w:tcBorders>
              <w:top w:val="nil"/>
              <w:left w:val="nil"/>
              <w:bottom w:val="nil"/>
              <w:right w:val="nil"/>
            </w:tcBorders>
            <w:shd w:val="clear" w:color="auto" w:fill="FFFFFF"/>
            <w:vAlign w:val="center"/>
          </w:tcPr>
          <w:p w14:paraId="4E0350BC">
            <w:pPr>
              <w:pStyle w:val="33"/>
            </w:pPr>
            <w:r>
              <w:rPr>
                <w:rFonts w:hint="eastAsia"/>
              </w:rPr>
              <w:t>最后登录时间</w:t>
            </w:r>
          </w:p>
        </w:tc>
      </w:tr>
      <w:tr w14:paraId="0885E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456" w:type="pct"/>
            <w:tcBorders>
              <w:top w:val="nil"/>
              <w:left w:val="nil"/>
              <w:bottom w:val="nil"/>
              <w:right w:val="nil"/>
            </w:tcBorders>
            <w:shd w:val="clear" w:color="auto" w:fill="FFFFFF"/>
            <w:vAlign w:val="center"/>
          </w:tcPr>
          <w:p w14:paraId="708D2525">
            <w:pPr>
              <w:pStyle w:val="33"/>
            </w:pPr>
            <w:r>
              <w:rPr>
                <w:rFonts w:hint="eastAsia"/>
              </w:rPr>
              <w:t>8</w:t>
            </w:r>
          </w:p>
        </w:tc>
        <w:tc>
          <w:tcPr>
            <w:tcW w:w="917" w:type="pct"/>
            <w:tcBorders>
              <w:top w:val="nil"/>
              <w:left w:val="nil"/>
              <w:bottom w:val="nil"/>
              <w:right w:val="nil"/>
            </w:tcBorders>
            <w:shd w:val="clear" w:color="auto" w:fill="FFFFFF"/>
            <w:vAlign w:val="center"/>
          </w:tcPr>
          <w:p w14:paraId="71D6F8BF">
            <w:pPr>
              <w:pStyle w:val="33"/>
            </w:pPr>
            <w:r>
              <w:rPr>
                <w:rFonts w:hint="eastAsia"/>
              </w:rPr>
              <w:t>status</w:t>
            </w:r>
          </w:p>
        </w:tc>
        <w:tc>
          <w:tcPr>
            <w:tcW w:w="598" w:type="pct"/>
            <w:tcBorders>
              <w:top w:val="nil"/>
              <w:left w:val="nil"/>
              <w:bottom w:val="nil"/>
              <w:right w:val="nil"/>
            </w:tcBorders>
            <w:shd w:val="clear" w:color="auto" w:fill="FFFFFF"/>
            <w:vAlign w:val="center"/>
          </w:tcPr>
          <w:p w14:paraId="5F119E69">
            <w:pPr>
              <w:pStyle w:val="33"/>
            </w:pPr>
            <w:r>
              <w:rPr>
                <w:rFonts w:hint="eastAsia"/>
              </w:rPr>
              <w:t>int</w:t>
            </w:r>
          </w:p>
        </w:tc>
        <w:tc>
          <w:tcPr>
            <w:tcW w:w="562" w:type="pct"/>
            <w:tcBorders>
              <w:top w:val="nil"/>
              <w:left w:val="nil"/>
              <w:bottom w:val="nil"/>
              <w:right w:val="nil"/>
            </w:tcBorders>
            <w:shd w:val="clear" w:color="auto" w:fill="FFFFFF"/>
            <w:vAlign w:val="center"/>
          </w:tcPr>
          <w:p w14:paraId="41F7190E">
            <w:pPr>
              <w:pStyle w:val="33"/>
            </w:pPr>
          </w:p>
        </w:tc>
        <w:tc>
          <w:tcPr>
            <w:tcW w:w="2464" w:type="pct"/>
            <w:tcBorders>
              <w:top w:val="nil"/>
              <w:left w:val="nil"/>
              <w:bottom w:val="nil"/>
              <w:right w:val="nil"/>
            </w:tcBorders>
            <w:shd w:val="clear" w:color="auto" w:fill="FFFFFF"/>
            <w:vAlign w:val="center"/>
          </w:tcPr>
          <w:p w14:paraId="3F89120A">
            <w:pPr>
              <w:pStyle w:val="33"/>
            </w:pPr>
            <w:r>
              <w:rPr>
                <w:rFonts w:hint="eastAsia"/>
              </w:rPr>
              <w:t>用户状态(1正常，0锁定)</w:t>
            </w:r>
          </w:p>
        </w:tc>
      </w:tr>
      <w:tr w14:paraId="5A642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456" w:type="pct"/>
            <w:tcBorders>
              <w:top w:val="nil"/>
              <w:left w:val="nil"/>
              <w:bottom w:val="nil"/>
              <w:right w:val="nil"/>
            </w:tcBorders>
            <w:shd w:val="clear" w:color="auto" w:fill="FFFFFF"/>
            <w:vAlign w:val="center"/>
          </w:tcPr>
          <w:p w14:paraId="153A9633">
            <w:pPr>
              <w:pStyle w:val="33"/>
            </w:pPr>
            <w:r>
              <w:rPr>
                <w:rFonts w:hint="eastAsia"/>
              </w:rPr>
              <w:t>9</w:t>
            </w:r>
          </w:p>
        </w:tc>
        <w:tc>
          <w:tcPr>
            <w:tcW w:w="917" w:type="pct"/>
            <w:tcBorders>
              <w:top w:val="nil"/>
              <w:left w:val="nil"/>
              <w:bottom w:val="nil"/>
              <w:right w:val="nil"/>
            </w:tcBorders>
            <w:shd w:val="clear" w:color="auto" w:fill="FFFFFF"/>
            <w:vAlign w:val="center"/>
          </w:tcPr>
          <w:p w14:paraId="03A0D69B">
            <w:pPr>
              <w:pStyle w:val="33"/>
            </w:pPr>
            <w:r>
              <w:rPr>
                <w:rFonts w:hint="eastAsia"/>
              </w:rPr>
              <w:t>create_time</w:t>
            </w:r>
          </w:p>
        </w:tc>
        <w:tc>
          <w:tcPr>
            <w:tcW w:w="598" w:type="pct"/>
            <w:tcBorders>
              <w:top w:val="nil"/>
              <w:left w:val="nil"/>
              <w:bottom w:val="nil"/>
              <w:right w:val="nil"/>
            </w:tcBorders>
            <w:shd w:val="clear" w:color="auto" w:fill="FFFFFF"/>
            <w:vAlign w:val="center"/>
          </w:tcPr>
          <w:p w14:paraId="4C55B500">
            <w:pPr>
              <w:pStyle w:val="33"/>
            </w:pPr>
            <w:r>
              <w:rPr>
                <w:rFonts w:hint="eastAsia"/>
              </w:rPr>
              <w:t>datetime</w:t>
            </w:r>
          </w:p>
        </w:tc>
        <w:tc>
          <w:tcPr>
            <w:tcW w:w="562" w:type="pct"/>
            <w:tcBorders>
              <w:top w:val="nil"/>
              <w:left w:val="nil"/>
              <w:bottom w:val="nil"/>
              <w:right w:val="nil"/>
            </w:tcBorders>
            <w:shd w:val="clear" w:color="auto" w:fill="FFFFFF"/>
            <w:vAlign w:val="center"/>
          </w:tcPr>
          <w:p w14:paraId="0F0D9FCA">
            <w:pPr>
              <w:pStyle w:val="33"/>
            </w:pPr>
          </w:p>
        </w:tc>
        <w:tc>
          <w:tcPr>
            <w:tcW w:w="2464" w:type="pct"/>
            <w:tcBorders>
              <w:top w:val="nil"/>
              <w:left w:val="nil"/>
              <w:bottom w:val="nil"/>
              <w:right w:val="nil"/>
            </w:tcBorders>
            <w:shd w:val="clear" w:color="auto" w:fill="FFFFFF"/>
            <w:vAlign w:val="center"/>
          </w:tcPr>
          <w:p w14:paraId="18B7B33F">
            <w:pPr>
              <w:pStyle w:val="33"/>
            </w:pPr>
            <w:r>
              <w:rPr>
                <w:rFonts w:hint="eastAsia"/>
              </w:rPr>
              <w:t>创建时间</w:t>
            </w:r>
          </w:p>
        </w:tc>
      </w:tr>
      <w:tr w14:paraId="05F0C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456" w:type="pct"/>
            <w:tcBorders>
              <w:top w:val="nil"/>
              <w:left w:val="nil"/>
              <w:bottom w:val="nil"/>
              <w:right w:val="nil"/>
            </w:tcBorders>
            <w:shd w:val="clear" w:color="auto" w:fill="FFFFFF"/>
            <w:vAlign w:val="center"/>
          </w:tcPr>
          <w:p w14:paraId="4F4AE72E">
            <w:pPr>
              <w:pStyle w:val="33"/>
            </w:pPr>
            <w:r>
              <w:rPr>
                <w:rFonts w:hint="eastAsia"/>
              </w:rPr>
              <w:t>10</w:t>
            </w:r>
          </w:p>
        </w:tc>
        <w:tc>
          <w:tcPr>
            <w:tcW w:w="917" w:type="pct"/>
            <w:tcBorders>
              <w:top w:val="nil"/>
              <w:left w:val="nil"/>
              <w:bottom w:val="nil"/>
              <w:right w:val="nil"/>
            </w:tcBorders>
            <w:shd w:val="clear" w:color="auto" w:fill="FFFFFF"/>
            <w:vAlign w:val="center"/>
          </w:tcPr>
          <w:p w14:paraId="0793BF95">
            <w:pPr>
              <w:pStyle w:val="33"/>
            </w:pPr>
            <w:r>
              <w:rPr>
                <w:rFonts w:hint="eastAsia"/>
              </w:rPr>
              <w:t>update_time</w:t>
            </w:r>
          </w:p>
        </w:tc>
        <w:tc>
          <w:tcPr>
            <w:tcW w:w="598" w:type="pct"/>
            <w:tcBorders>
              <w:top w:val="nil"/>
              <w:left w:val="nil"/>
              <w:bottom w:val="nil"/>
              <w:right w:val="nil"/>
            </w:tcBorders>
            <w:shd w:val="clear" w:color="auto" w:fill="FFFFFF"/>
            <w:vAlign w:val="center"/>
          </w:tcPr>
          <w:p w14:paraId="4A2971DF">
            <w:pPr>
              <w:pStyle w:val="33"/>
            </w:pPr>
            <w:r>
              <w:rPr>
                <w:rFonts w:hint="eastAsia"/>
              </w:rPr>
              <w:t>datetime</w:t>
            </w:r>
          </w:p>
        </w:tc>
        <w:tc>
          <w:tcPr>
            <w:tcW w:w="562" w:type="pct"/>
            <w:tcBorders>
              <w:top w:val="nil"/>
              <w:left w:val="nil"/>
              <w:bottom w:val="nil"/>
              <w:right w:val="nil"/>
            </w:tcBorders>
            <w:shd w:val="clear" w:color="auto" w:fill="FFFFFF"/>
            <w:vAlign w:val="center"/>
          </w:tcPr>
          <w:p w14:paraId="33026170">
            <w:pPr>
              <w:pStyle w:val="33"/>
            </w:pPr>
          </w:p>
        </w:tc>
        <w:tc>
          <w:tcPr>
            <w:tcW w:w="2464" w:type="pct"/>
            <w:tcBorders>
              <w:top w:val="nil"/>
              <w:left w:val="nil"/>
              <w:bottom w:val="nil"/>
              <w:right w:val="nil"/>
            </w:tcBorders>
            <w:shd w:val="clear" w:color="auto" w:fill="FFFFFF"/>
            <w:vAlign w:val="center"/>
          </w:tcPr>
          <w:p w14:paraId="7D60CEF7">
            <w:pPr>
              <w:pStyle w:val="33"/>
            </w:pPr>
            <w:r>
              <w:rPr>
                <w:rFonts w:hint="eastAsia"/>
              </w:rPr>
              <w:t>更新时间</w:t>
            </w:r>
          </w:p>
        </w:tc>
      </w:tr>
      <w:tr w14:paraId="24AC2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456" w:type="pct"/>
            <w:tcBorders>
              <w:top w:val="nil"/>
              <w:left w:val="nil"/>
              <w:bottom w:val="single" w:color="000000" w:sz="12" w:space="0"/>
              <w:right w:val="nil"/>
            </w:tcBorders>
            <w:shd w:val="clear" w:color="auto" w:fill="FFFFFF"/>
            <w:vAlign w:val="center"/>
          </w:tcPr>
          <w:p w14:paraId="01DA4F1D">
            <w:pPr>
              <w:pStyle w:val="33"/>
            </w:pPr>
            <w:r>
              <w:rPr>
                <w:rFonts w:hint="eastAsia"/>
              </w:rPr>
              <w:t>11</w:t>
            </w:r>
          </w:p>
        </w:tc>
        <w:tc>
          <w:tcPr>
            <w:tcW w:w="917" w:type="pct"/>
            <w:tcBorders>
              <w:top w:val="nil"/>
              <w:left w:val="nil"/>
              <w:bottom w:val="single" w:color="000000" w:sz="12" w:space="0"/>
              <w:right w:val="nil"/>
            </w:tcBorders>
            <w:shd w:val="clear" w:color="auto" w:fill="FFFFFF"/>
            <w:vAlign w:val="center"/>
          </w:tcPr>
          <w:p w14:paraId="2F19B44C">
            <w:pPr>
              <w:pStyle w:val="33"/>
            </w:pPr>
            <w:r>
              <w:rPr>
                <w:rFonts w:hint="eastAsia"/>
              </w:rPr>
              <w:t>remark</w:t>
            </w:r>
          </w:p>
        </w:tc>
        <w:tc>
          <w:tcPr>
            <w:tcW w:w="598" w:type="pct"/>
            <w:tcBorders>
              <w:top w:val="nil"/>
              <w:left w:val="nil"/>
              <w:bottom w:val="single" w:color="000000" w:sz="12" w:space="0"/>
              <w:right w:val="nil"/>
            </w:tcBorders>
            <w:shd w:val="clear" w:color="auto" w:fill="FFFFFF"/>
            <w:vAlign w:val="center"/>
          </w:tcPr>
          <w:p w14:paraId="08269A43">
            <w:pPr>
              <w:pStyle w:val="33"/>
            </w:pPr>
            <w:r>
              <w:rPr>
                <w:rFonts w:hint="eastAsia"/>
              </w:rPr>
              <w:t>varchar</w:t>
            </w:r>
          </w:p>
        </w:tc>
        <w:tc>
          <w:tcPr>
            <w:tcW w:w="562" w:type="pct"/>
            <w:tcBorders>
              <w:top w:val="nil"/>
              <w:left w:val="nil"/>
              <w:bottom w:val="single" w:color="000000" w:sz="12" w:space="0"/>
              <w:right w:val="nil"/>
            </w:tcBorders>
            <w:shd w:val="clear" w:color="auto" w:fill="FFFFFF"/>
            <w:vAlign w:val="center"/>
          </w:tcPr>
          <w:p w14:paraId="4BF8ADDE">
            <w:pPr>
              <w:pStyle w:val="33"/>
            </w:pPr>
          </w:p>
        </w:tc>
        <w:tc>
          <w:tcPr>
            <w:tcW w:w="2464" w:type="pct"/>
            <w:tcBorders>
              <w:top w:val="nil"/>
              <w:left w:val="nil"/>
              <w:bottom w:val="single" w:color="000000" w:sz="12" w:space="0"/>
              <w:right w:val="nil"/>
            </w:tcBorders>
            <w:shd w:val="clear" w:color="auto" w:fill="FFFFFF"/>
            <w:vAlign w:val="center"/>
          </w:tcPr>
          <w:p w14:paraId="1E32F9F6">
            <w:pPr>
              <w:pStyle w:val="33"/>
            </w:pPr>
            <w:r>
              <w:rPr>
                <w:rFonts w:hint="eastAsia"/>
              </w:rPr>
              <w:t>备注</w:t>
            </w:r>
          </w:p>
        </w:tc>
      </w:tr>
    </w:tbl>
    <w:p w14:paraId="7AE6CD68">
      <w:pPr>
        <w:spacing w:before="424" w:beforeLines="100" w:after="424" w:afterLines="100"/>
        <w:ind w:firstLine="480"/>
      </w:pPr>
      <w:r>
        <w:rPr>
          <w:rFonts w:hint="eastAsia"/>
        </w:rPr>
        <w:t>sys_role表是系统中定义角色的表，连接用户和权限。包含角色的ID、名称和编码，编码字段存储权限信息，用于权限判断。角色描述字段帮助管理员理解角色用途。sys_role表通过与用户表和菜单表的关联，分配不同网络资源管理权限，是权限管理的核心。具体设计如表</w:t>
      </w:r>
      <w:r>
        <w:t>4.3</w:t>
      </w:r>
      <w:r>
        <w:rPr>
          <w:rFonts w:hint="eastAsia"/>
        </w:rPr>
        <w:t>所示</w:t>
      </w:r>
      <w:r>
        <w:t>。</w:t>
      </w:r>
    </w:p>
    <w:p w14:paraId="03630FBD">
      <w:pPr>
        <w:pStyle w:val="33"/>
      </w:pPr>
      <w:r>
        <w:rPr>
          <w:rFonts w:ascii="楷体" w:hAnsi="楷体" w:eastAsia="楷体"/>
          <w:color w:val="auto"/>
          <w:szCs w:val="24"/>
        </w:rPr>
        <w:t>表</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3</w:t>
      </w:r>
      <w:r>
        <w:fldChar w:fldCharType="end"/>
      </w:r>
      <w:r>
        <w:rPr>
          <w:rFonts w:hint="eastAsia"/>
        </w:rPr>
        <w:t xml:space="preserve"> sys_role</w:t>
      </w:r>
      <w:r>
        <w:rPr>
          <w:rFonts w:hint="eastAsia" w:ascii="楷体" w:hAnsi="楷体" w:eastAsia="楷体"/>
          <w:color w:val="auto"/>
          <w:szCs w:val="24"/>
        </w:rPr>
        <w:t>表</w:t>
      </w:r>
    </w:p>
    <w:tbl>
      <w:tblPr>
        <w:tblStyle w:val="2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5"/>
        <w:gridCol w:w="1727"/>
        <w:gridCol w:w="1655"/>
        <w:gridCol w:w="1083"/>
        <w:gridCol w:w="3427"/>
      </w:tblGrid>
      <w:tr w14:paraId="2CCE0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473" w:type="pct"/>
            <w:tcBorders>
              <w:top w:val="single" w:color="000000" w:sz="12" w:space="0"/>
              <w:left w:val="nil"/>
              <w:bottom w:val="single" w:color="000000" w:sz="4" w:space="0"/>
              <w:right w:val="nil"/>
              <w:tl2br w:val="nil"/>
            </w:tcBorders>
            <w:shd w:val="clear" w:color="auto" w:fill="FFFFFF"/>
            <w:vAlign w:val="center"/>
          </w:tcPr>
          <w:p w14:paraId="0A5F6A01">
            <w:pPr>
              <w:pStyle w:val="33"/>
            </w:pPr>
            <w:r>
              <w:rPr>
                <w:rFonts w:hint="eastAsia"/>
              </w:rPr>
              <w:t>序号</w:t>
            </w:r>
          </w:p>
        </w:tc>
        <w:tc>
          <w:tcPr>
            <w:tcW w:w="990" w:type="pct"/>
            <w:tcBorders>
              <w:top w:val="single" w:color="000000" w:sz="12" w:space="0"/>
              <w:left w:val="nil"/>
              <w:bottom w:val="single" w:color="000000" w:sz="4" w:space="0"/>
              <w:right w:val="nil"/>
            </w:tcBorders>
            <w:shd w:val="clear" w:color="auto" w:fill="FFFFFF"/>
            <w:vAlign w:val="center"/>
          </w:tcPr>
          <w:p w14:paraId="09725F84">
            <w:pPr>
              <w:pStyle w:val="33"/>
            </w:pPr>
            <w:r>
              <w:rPr>
                <w:rFonts w:hint="eastAsia"/>
              </w:rPr>
              <w:t>名称</w:t>
            </w:r>
          </w:p>
        </w:tc>
        <w:tc>
          <w:tcPr>
            <w:tcW w:w="949" w:type="pct"/>
            <w:tcBorders>
              <w:top w:val="single" w:color="000000" w:sz="12" w:space="0"/>
              <w:left w:val="nil"/>
              <w:bottom w:val="single" w:color="000000" w:sz="4" w:space="0"/>
              <w:right w:val="nil"/>
            </w:tcBorders>
            <w:shd w:val="clear" w:color="auto" w:fill="FFFFFF"/>
            <w:vAlign w:val="center"/>
          </w:tcPr>
          <w:p w14:paraId="03C6F272">
            <w:pPr>
              <w:pStyle w:val="33"/>
            </w:pPr>
            <w:r>
              <w:rPr>
                <w:rFonts w:hint="eastAsia"/>
              </w:rPr>
              <w:t>类型</w:t>
            </w:r>
          </w:p>
        </w:tc>
        <w:tc>
          <w:tcPr>
            <w:tcW w:w="621" w:type="pct"/>
            <w:tcBorders>
              <w:top w:val="single" w:color="000000" w:sz="12" w:space="0"/>
              <w:left w:val="nil"/>
              <w:bottom w:val="single" w:color="000000" w:sz="4" w:space="0"/>
              <w:right w:val="nil"/>
            </w:tcBorders>
            <w:shd w:val="clear" w:color="auto" w:fill="FFFFFF"/>
            <w:vAlign w:val="center"/>
          </w:tcPr>
          <w:p w14:paraId="024FA854">
            <w:pPr>
              <w:pStyle w:val="33"/>
            </w:pPr>
            <w:r>
              <w:rPr>
                <w:rFonts w:hint="eastAsia"/>
              </w:rPr>
              <w:t>不为空</w:t>
            </w:r>
          </w:p>
        </w:tc>
        <w:tc>
          <w:tcPr>
            <w:tcW w:w="1965" w:type="pct"/>
            <w:tcBorders>
              <w:top w:val="single" w:color="000000" w:sz="12" w:space="0"/>
              <w:left w:val="nil"/>
              <w:bottom w:val="single" w:color="000000" w:sz="4" w:space="0"/>
              <w:right w:val="nil"/>
            </w:tcBorders>
            <w:shd w:val="clear" w:color="auto" w:fill="FFFFFF"/>
            <w:vAlign w:val="center"/>
          </w:tcPr>
          <w:p w14:paraId="44F958BC">
            <w:pPr>
              <w:pStyle w:val="33"/>
            </w:pPr>
            <w:r>
              <w:rPr>
                <w:rFonts w:hint="eastAsia"/>
              </w:rPr>
              <w:t>注释</w:t>
            </w:r>
          </w:p>
        </w:tc>
      </w:tr>
      <w:tr w14:paraId="5922A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473" w:type="pct"/>
            <w:tcBorders>
              <w:top w:val="single" w:color="000000" w:sz="4" w:space="0"/>
              <w:left w:val="nil"/>
              <w:bottom w:val="nil"/>
              <w:right w:val="nil"/>
            </w:tcBorders>
            <w:shd w:val="clear" w:color="auto" w:fill="FFFFFF"/>
            <w:vAlign w:val="center"/>
          </w:tcPr>
          <w:p w14:paraId="7661C477">
            <w:pPr>
              <w:pStyle w:val="33"/>
            </w:pPr>
            <w:r>
              <w:rPr>
                <w:rFonts w:hint="eastAsia"/>
              </w:rPr>
              <w:t>1</w:t>
            </w:r>
          </w:p>
        </w:tc>
        <w:tc>
          <w:tcPr>
            <w:tcW w:w="990" w:type="pct"/>
            <w:tcBorders>
              <w:top w:val="single" w:color="000000" w:sz="4" w:space="0"/>
              <w:left w:val="nil"/>
              <w:bottom w:val="nil"/>
              <w:right w:val="nil"/>
            </w:tcBorders>
            <w:shd w:val="clear" w:color="auto" w:fill="FFFFFF"/>
            <w:vAlign w:val="center"/>
          </w:tcPr>
          <w:p w14:paraId="1FBAF01C">
            <w:pPr>
              <w:pStyle w:val="33"/>
            </w:pPr>
            <w:r>
              <w:rPr>
                <w:rFonts w:hint="eastAsia"/>
              </w:rPr>
              <w:t>id</w:t>
            </w:r>
          </w:p>
        </w:tc>
        <w:tc>
          <w:tcPr>
            <w:tcW w:w="949" w:type="pct"/>
            <w:tcBorders>
              <w:top w:val="single" w:color="000000" w:sz="4" w:space="0"/>
              <w:left w:val="nil"/>
              <w:bottom w:val="nil"/>
              <w:right w:val="nil"/>
            </w:tcBorders>
            <w:shd w:val="clear" w:color="auto" w:fill="FFFFFF"/>
            <w:vAlign w:val="center"/>
          </w:tcPr>
          <w:p w14:paraId="619A24C8">
            <w:pPr>
              <w:pStyle w:val="33"/>
            </w:pPr>
            <w:r>
              <w:rPr>
                <w:rFonts w:hint="eastAsia"/>
              </w:rPr>
              <w:t>int</w:t>
            </w:r>
          </w:p>
        </w:tc>
        <w:tc>
          <w:tcPr>
            <w:tcW w:w="621" w:type="pct"/>
            <w:tcBorders>
              <w:top w:val="single" w:color="000000" w:sz="4" w:space="0"/>
              <w:left w:val="nil"/>
              <w:bottom w:val="nil"/>
              <w:right w:val="nil"/>
            </w:tcBorders>
            <w:shd w:val="clear" w:color="auto" w:fill="FFFFFF"/>
            <w:vAlign w:val="center"/>
          </w:tcPr>
          <w:p w14:paraId="7181F8DA">
            <w:pPr>
              <w:pStyle w:val="33"/>
            </w:pPr>
            <w:r>
              <w:rPr>
                <w:rFonts w:hint="eastAsia"/>
              </w:rPr>
              <w:t>√</w:t>
            </w:r>
          </w:p>
        </w:tc>
        <w:tc>
          <w:tcPr>
            <w:tcW w:w="1965" w:type="pct"/>
            <w:tcBorders>
              <w:top w:val="single" w:color="000000" w:sz="4" w:space="0"/>
              <w:left w:val="nil"/>
              <w:bottom w:val="nil"/>
              <w:right w:val="nil"/>
            </w:tcBorders>
            <w:shd w:val="clear" w:color="auto" w:fill="FFFFFF"/>
            <w:vAlign w:val="center"/>
          </w:tcPr>
          <w:p w14:paraId="2234A820">
            <w:pPr>
              <w:pStyle w:val="33"/>
            </w:pPr>
            <w:r>
              <w:rPr>
                <w:rFonts w:hint="eastAsia"/>
              </w:rPr>
              <w:t>角色ID</w:t>
            </w:r>
          </w:p>
        </w:tc>
      </w:tr>
      <w:tr w14:paraId="3A5B8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473" w:type="pct"/>
            <w:tcBorders>
              <w:top w:val="nil"/>
              <w:left w:val="nil"/>
              <w:bottom w:val="nil"/>
              <w:right w:val="nil"/>
            </w:tcBorders>
            <w:shd w:val="clear" w:color="auto" w:fill="FFFFFF"/>
            <w:vAlign w:val="center"/>
          </w:tcPr>
          <w:p w14:paraId="208295A2">
            <w:pPr>
              <w:pStyle w:val="33"/>
            </w:pPr>
            <w:r>
              <w:rPr>
                <w:rFonts w:hint="eastAsia"/>
              </w:rPr>
              <w:t>2</w:t>
            </w:r>
          </w:p>
        </w:tc>
        <w:tc>
          <w:tcPr>
            <w:tcW w:w="990" w:type="pct"/>
            <w:tcBorders>
              <w:top w:val="nil"/>
              <w:left w:val="nil"/>
              <w:bottom w:val="nil"/>
              <w:right w:val="nil"/>
            </w:tcBorders>
            <w:shd w:val="clear" w:color="auto" w:fill="FFFFFF"/>
            <w:vAlign w:val="center"/>
          </w:tcPr>
          <w:p w14:paraId="4CB31CAD">
            <w:pPr>
              <w:pStyle w:val="33"/>
            </w:pPr>
            <w:r>
              <w:rPr>
                <w:rFonts w:hint="eastAsia"/>
              </w:rPr>
              <w:t>name</w:t>
            </w:r>
          </w:p>
        </w:tc>
        <w:tc>
          <w:tcPr>
            <w:tcW w:w="949" w:type="pct"/>
            <w:tcBorders>
              <w:top w:val="nil"/>
              <w:left w:val="nil"/>
              <w:bottom w:val="nil"/>
              <w:right w:val="nil"/>
            </w:tcBorders>
            <w:shd w:val="clear" w:color="auto" w:fill="FFFFFF"/>
            <w:vAlign w:val="center"/>
          </w:tcPr>
          <w:p w14:paraId="0E5FF4DD">
            <w:pPr>
              <w:pStyle w:val="33"/>
            </w:pPr>
            <w:r>
              <w:rPr>
                <w:rFonts w:hint="eastAsia"/>
              </w:rPr>
              <w:t>varchar</w:t>
            </w:r>
          </w:p>
        </w:tc>
        <w:tc>
          <w:tcPr>
            <w:tcW w:w="621" w:type="pct"/>
            <w:tcBorders>
              <w:top w:val="nil"/>
              <w:left w:val="nil"/>
              <w:bottom w:val="nil"/>
              <w:right w:val="nil"/>
            </w:tcBorders>
            <w:shd w:val="clear" w:color="auto" w:fill="FFFFFF"/>
            <w:vAlign w:val="center"/>
          </w:tcPr>
          <w:p w14:paraId="124177DD">
            <w:pPr>
              <w:pStyle w:val="33"/>
            </w:pPr>
            <w:r>
              <w:rPr>
                <w:rFonts w:hint="eastAsia"/>
              </w:rPr>
              <w:t>√</w:t>
            </w:r>
          </w:p>
        </w:tc>
        <w:tc>
          <w:tcPr>
            <w:tcW w:w="1965" w:type="pct"/>
            <w:tcBorders>
              <w:top w:val="nil"/>
              <w:left w:val="nil"/>
              <w:bottom w:val="nil"/>
              <w:right w:val="nil"/>
            </w:tcBorders>
            <w:shd w:val="clear" w:color="auto" w:fill="FFFFFF"/>
            <w:vAlign w:val="center"/>
          </w:tcPr>
          <w:p w14:paraId="74A007E3">
            <w:pPr>
              <w:pStyle w:val="33"/>
            </w:pPr>
            <w:r>
              <w:rPr>
                <w:rFonts w:hint="eastAsia"/>
              </w:rPr>
              <w:t>角色名称</w:t>
            </w:r>
          </w:p>
        </w:tc>
      </w:tr>
      <w:tr w14:paraId="13332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473" w:type="pct"/>
            <w:tcBorders>
              <w:top w:val="nil"/>
              <w:left w:val="nil"/>
              <w:bottom w:val="nil"/>
              <w:right w:val="nil"/>
            </w:tcBorders>
            <w:shd w:val="clear" w:color="auto" w:fill="FFFFFF"/>
            <w:vAlign w:val="center"/>
          </w:tcPr>
          <w:p w14:paraId="6586A629">
            <w:pPr>
              <w:pStyle w:val="33"/>
            </w:pPr>
            <w:r>
              <w:rPr>
                <w:rFonts w:hint="eastAsia"/>
              </w:rPr>
              <w:t>3</w:t>
            </w:r>
          </w:p>
        </w:tc>
        <w:tc>
          <w:tcPr>
            <w:tcW w:w="990" w:type="pct"/>
            <w:tcBorders>
              <w:top w:val="nil"/>
              <w:left w:val="nil"/>
              <w:bottom w:val="nil"/>
              <w:right w:val="nil"/>
            </w:tcBorders>
            <w:shd w:val="clear" w:color="auto" w:fill="FFFFFF"/>
            <w:vAlign w:val="center"/>
          </w:tcPr>
          <w:p w14:paraId="79A15619">
            <w:pPr>
              <w:pStyle w:val="33"/>
            </w:pPr>
            <w:r>
              <w:rPr>
                <w:rFonts w:hint="eastAsia"/>
              </w:rPr>
              <w:t>code</w:t>
            </w:r>
          </w:p>
        </w:tc>
        <w:tc>
          <w:tcPr>
            <w:tcW w:w="949" w:type="pct"/>
            <w:tcBorders>
              <w:top w:val="nil"/>
              <w:left w:val="nil"/>
              <w:bottom w:val="nil"/>
              <w:right w:val="nil"/>
            </w:tcBorders>
            <w:shd w:val="clear" w:color="auto" w:fill="FFFFFF"/>
            <w:vAlign w:val="center"/>
          </w:tcPr>
          <w:p w14:paraId="3D70E9CE">
            <w:pPr>
              <w:pStyle w:val="33"/>
            </w:pPr>
            <w:r>
              <w:rPr>
                <w:rFonts w:hint="eastAsia"/>
              </w:rPr>
              <w:t>varchar</w:t>
            </w:r>
          </w:p>
        </w:tc>
        <w:tc>
          <w:tcPr>
            <w:tcW w:w="621" w:type="pct"/>
            <w:tcBorders>
              <w:top w:val="nil"/>
              <w:left w:val="nil"/>
              <w:bottom w:val="nil"/>
              <w:right w:val="nil"/>
            </w:tcBorders>
            <w:shd w:val="clear" w:color="auto" w:fill="FFFFFF"/>
            <w:vAlign w:val="center"/>
          </w:tcPr>
          <w:p w14:paraId="2FC64CE4">
            <w:pPr>
              <w:pStyle w:val="33"/>
            </w:pPr>
          </w:p>
        </w:tc>
        <w:tc>
          <w:tcPr>
            <w:tcW w:w="1965" w:type="pct"/>
            <w:tcBorders>
              <w:top w:val="nil"/>
              <w:left w:val="nil"/>
              <w:bottom w:val="nil"/>
              <w:right w:val="nil"/>
            </w:tcBorders>
            <w:shd w:val="clear" w:color="auto" w:fill="FFFFFF"/>
            <w:vAlign w:val="center"/>
          </w:tcPr>
          <w:p w14:paraId="6580A47D">
            <w:pPr>
              <w:pStyle w:val="33"/>
            </w:pPr>
            <w:r>
              <w:rPr>
                <w:rFonts w:hint="eastAsia"/>
              </w:rPr>
              <w:t>角色编码</w:t>
            </w:r>
          </w:p>
        </w:tc>
      </w:tr>
      <w:tr w14:paraId="0BB19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473" w:type="pct"/>
            <w:tcBorders>
              <w:top w:val="nil"/>
              <w:left w:val="nil"/>
              <w:bottom w:val="nil"/>
              <w:right w:val="nil"/>
            </w:tcBorders>
            <w:shd w:val="clear" w:color="auto" w:fill="FFFFFF"/>
            <w:vAlign w:val="center"/>
          </w:tcPr>
          <w:p w14:paraId="2D0D0A90">
            <w:pPr>
              <w:pStyle w:val="33"/>
            </w:pPr>
            <w:r>
              <w:rPr>
                <w:rFonts w:hint="eastAsia"/>
              </w:rPr>
              <w:t>4</w:t>
            </w:r>
          </w:p>
        </w:tc>
        <w:tc>
          <w:tcPr>
            <w:tcW w:w="990" w:type="pct"/>
            <w:tcBorders>
              <w:top w:val="nil"/>
              <w:left w:val="nil"/>
              <w:bottom w:val="nil"/>
              <w:right w:val="nil"/>
            </w:tcBorders>
            <w:shd w:val="clear" w:color="auto" w:fill="FFFFFF"/>
            <w:vAlign w:val="center"/>
          </w:tcPr>
          <w:p w14:paraId="685AF147">
            <w:pPr>
              <w:pStyle w:val="33"/>
            </w:pPr>
            <w:r>
              <w:rPr>
                <w:rFonts w:hint="eastAsia"/>
              </w:rPr>
              <w:t>remark</w:t>
            </w:r>
          </w:p>
        </w:tc>
        <w:tc>
          <w:tcPr>
            <w:tcW w:w="949" w:type="pct"/>
            <w:tcBorders>
              <w:top w:val="nil"/>
              <w:left w:val="nil"/>
              <w:bottom w:val="nil"/>
              <w:right w:val="nil"/>
            </w:tcBorders>
            <w:shd w:val="clear" w:color="auto" w:fill="FFFFFF"/>
            <w:vAlign w:val="center"/>
          </w:tcPr>
          <w:p w14:paraId="03E72F20">
            <w:pPr>
              <w:pStyle w:val="33"/>
            </w:pPr>
            <w:r>
              <w:rPr>
                <w:rFonts w:hint="eastAsia"/>
              </w:rPr>
              <w:t>varchar</w:t>
            </w:r>
          </w:p>
        </w:tc>
        <w:tc>
          <w:tcPr>
            <w:tcW w:w="621" w:type="pct"/>
            <w:tcBorders>
              <w:top w:val="nil"/>
              <w:left w:val="nil"/>
              <w:bottom w:val="nil"/>
              <w:right w:val="nil"/>
            </w:tcBorders>
            <w:shd w:val="clear" w:color="auto" w:fill="FFFFFF"/>
            <w:vAlign w:val="center"/>
          </w:tcPr>
          <w:p w14:paraId="57079B8A">
            <w:pPr>
              <w:pStyle w:val="33"/>
            </w:pPr>
          </w:p>
        </w:tc>
        <w:tc>
          <w:tcPr>
            <w:tcW w:w="1965" w:type="pct"/>
            <w:tcBorders>
              <w:top w:val="nil"/>
              <w:left w:val="nil"/>
              <w:bottom w:val="nil"/>
              <w:right w:val="nil"/>
            </w:tcBorders>
            <w:shd w:val="clear" w:color="auto" w:fill="FFFFFF"/>
            <w:vAlign w:val="center"/>
          </w:tcPr>
          <w:p w14:paraId="59E6F0D2">
            <w:pPr>
              <w:pStyle w:val="33"/>
            </w:pPr>
            <w:r>
              <w:rPr>
                <w:rFonts w:hint="eastAsia"/>
              </w:rPr>
              <w:t>角色描述</w:t>
            </w:r>
          </w:p>
        </w:tc>
      </w:tr>
      <w:tr w14:paraId="7BD6B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473" w:type="pct"/>
            <w:tcBorders>
              <w:top w:val="nil"/>
              <w:left w:val="nil"/>
              <w:bottom w:val="nil"/>
              <w:right w:val="nil"/>
            </w:tcBorders>
            <w:shd w:val="clear" w:color="auto" w:fill="FFFFFF"/>
            <w:vAlign w:val="center"/>
          </w:tcPr>
          <w:p w14:paraId="3674DFA8">
            <w:pPr>
              <w:pStyle w:val="33"/>
            </w:pPr>
            <w:r>
              <w:rPr>
                <w:rFonts w:hint="eastAsia"/>
              </w:rPr>
              <w:t>5</w:t>
            </w:r>
          </w:p>
        </w:tc>
        <w:tc>
          <w:tcPr>
            <w:tcW w:w="990" w:type="pct"/>
            <w:tcBorders>
              <w:top w:val="nil"/>
              <w:left w:val="nil"/>
              <w:bottom w:val="nil"/>
              <w:right w:val="nil"/>
            </w:tcBorders>
            <w:shd w:val="clear" w:color="auto" w:fill="FFFFFF"/>
            <w:vAlign w:val="center"/>
          </w:tcPr>
          <w:p w14:paraId="3CB50C6B">
            <w:pPr>
              <w:pStyle w:val="33"/>
            </w:pPr>
            <w:r>
              <w:rPr>
                <w:rFonts w:hint="eastAsia"/>
              </w:rPr>
              <w:t>create_time</w:t>
            </w:r>
          </w:p>
        </w:tc>
        <w:tc>
          <w:tcPr>
            <w:tcW w:w="949" w:type="pct"/>
            <w:tcBorders>
              <w:top w:val="nil"/>
              <w:left w:val="nil"/>
              <w:bottom w:val="nil"/>
              <w:right w:val="nil"/>
            </w:tcBorders>
            <w:shd w:val="clear" w:color="auto" w:fill="FFFFFF"/>
            <w:vAlign w:val="center"/>
          </w:tcPr>
          <w:p w14:paraId="08AA3D4A">
            <w:pPr>
              <w:pStyle w:val="33"/>
            </w:pPr>
            <w:r>
              <w:rPr>
                <w:rFonts w:hint="eastAsia"/>
              </w:rPr>
              <w:t>datetime</w:t>
            </w:r>
          </w:p>
        </w:tc>
        <w:tc>
          <w:tcPr>
            <w:tcW w:w="621" w:type="pct"/>
            <w:tcBorders>
              <w:top w:val="nil"/>
              <w:left w:val="nil"/>
              <w:bottom w:val="nil"/>
              <w:right w:val="nil"/>
            </w:tcBorders>
            <w:shd w:val="clear" w:color="auto" w:fill="FFFFFF"/>
            <w:vAlign w:val="center"/>
          </w:tcPr>
          <w:p w14:paraId="05FE0040">
            <w:pPr>
              <w:pStyle w:val="33"/>
            </w:pPr>
          </w:p>
        </w:tc>
        <w:tc>
          <w:tcPr>
            <w:tcW w:w="1965" w:type="pct"/>
            <w:tcBorders>
              <w:top w:val="nil"/>
              <w:left w:val="nil"/>
              <w:bottom w:val="nil"/>
              <w:right w:val="nil"/>
            </w:tcBorders>
            <w:shd w:val="clear" w:color="auto" w:fill="FFFFFF"/>
            <w:vAlign w:val="center"/>
          </w:tcPr>
          <w:p w14:paraId="7C5C4BD9">
            <w:pPr>
              <w:pStyle w:val="33"/>
            </w:pPr>
            <w:r>
              <w:rPr>
                <w:rFonts w:hint="eastAsia"/>
              </w:rPr>
              <w:t>创建时间</w:t>
            </w:r>
          </w:p>
        </w:tc>
      </w:tr>
      <w:tr w14:paraId="67D04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473" w:type="pct"/>
            <w:tcBorders>
              <w:top w:val="nil"/>
              <w:left w:val="nil"/>
              <w:bottom w:val="single" w:color="000000" w:sz="12" w:space="0"/>
              <w:right w:val="nil"/>
            </w:tcBorders>
            <w:shd w:val="clear" w:color="auto" w:fill="FFFFFF"/>
            <w:vAlign w:val="center"/>
          </w:tcPr>
          <w:p w14:paraId="765CBF58">
            <w:pPr>
              <w:pStyle w:val="33"/>
            </w:pPr>
            <w:r>
              <w:rPr>
                <w:rFonts w:hint="eastAsia"/>
              </w:rPr>
              <w:t>6</w:t>
            </w:r>
          </w:p>
        </w:tc>
        <w:tc>
          <w:tcPr>
            <w:tcW w:w="990" w:type="pct"/>
            <w:tcBorders>
              <w:top w:val="nil"/>
              <w:left w:val="nil"/>
              <w:bottom w:val="single" w:color="000000" w:sz="12" w:space="0"/>
              <w:right w:val="nil"/>
            </w:tcBorders>
            <w:shd w:val="clear" w:color="auto" w:fill="FFFFFF"/>
            <w:vAlign w:val="center"/>
          </w:tcPr>
          <w:p w14:paraId="5F259438">
            <w:pPr>
              <w:pStyle w:val="33"/>
            </w:pPr>
            <w:r>
              <w:rPr>
                <w:rFonts w:hint="eastAsia"/>
              </w:rPr>
              <w:t>update_time</w:t>
            </w:r>
          </w:p>
        </w:tc>
        <w:tc>
          <w:tcPr>
            <w:tcW w:w="949" w:type="pct"/>
            <w:tcBorders>
              <w:top w:val="nil"/>
              <w:left w:val="nil"/>
              <w:bottom w:val="single" w:color="000000" w:sz="12" w:space="0"/>
              <w:right w:val="nil"/>
            </w:tcBorders>
            <w:shd w:val="clear" w:color="auto" w:fill="FFFFFF"/>
            <w:vAlign w:val="center"/>
          </w:tcPr>
          <w:p w14:paraId="3FB40EEC">
            <w:pPr>
              <w:pStyle w:val="33"/>
            </w:pPr>
            <w:r>
              <w:rPr>
                <w:rFonts w:hint="eastAsia"/>
              </w:rPr>
              <w:t>datetime</w:t>
            </w:r>
          </w:p>
        </w:tc>
        <w:tc>
          <w:tcPr>
            <w:tcW w:w="621" w:type="pct"/>
            <w:tcBorders>
              <w:top w:val="nil"/>
              <w:left w:val="nil"/>
              <w:bottom w:val="single" w:color="000000" w:sz="12" w:space="0"/>
              <w:right w:val="nil"/>
            </w:tcBorders>
            <w:shd w:val="clear" w:color="auto" w:fill="FFFFFF"/>
            <w:vAlign w:val="center"/>
          </w:tcPr>
          <w:p w14:paraId="79AD40C2">
            <w:pPr>
              <w:pStyle w:val="33"/>
            </w:pPr>
          </w:p>
        </w:tc>
        <w:tc>
          <w:tcPr>
            <w:tcW w:w="1965" w:type="pct"/>
            <w:tcBorders>
              <w:top w:val="nil"/>
              <w:left w:val="nil"/>
              <w:bottom w:val="single" w:color="000000" w:sz="12" w:space="0"/>
              <w:right w:val="nil"/>
            </w:tcBorders>
            <w:shd w:val="clear" w:color="auto" w:fill="FFFFFF"/>
            <w:vAlign w:val="center"/>
          </w:tcPr>
          <w:p w14:paraId="069A4831">
            <w:pPr>
              <w:pStyle w:val="33"/>
            </w:pPr>
            <w:r>
              <w:rPr>
                <w:rFonts w:hint="eastAsia"/>
              </w:rPr>
              <w:t>更新时间</w:t>
            </w:r>
          </w:p>
        </w:tc>
      </w:tr>
    </w:tbl>
    <w:p w14:paraId="3B5CE4AB">
      <w:pPr>
        <w:spacing w:before="424" w:beforeLines="100" w:after="424" w:afterLines="100"/>
        <w:ind w:firstLine="480"/>
      </w:pPr>
      <w:r>
        <w:rPr>
          <w:rFonts w:hint="eastAsia"/>
        </w:rPr>
        <w:t>sys_menu表用于配置系统的菜单和权限，通过ID和父ID构建多级菜单树。menu_type区分菜单类型，包含名称、图标、排序、前端路由等信息。与角色表关联后，系统可根据角色动态生成菜单和权限，精细控制用户访问资源。具体设计如表</w:t>
      </w:r>
      <w:r>
        <w:t>4.4</w:t>
      </w:r>
      <w:r>
        <w:rPr>
          <w:rFonts w:hint="eastAsia"/>
        </w:rPr>
        <w:t>所示</w:t>
      </w:r>
      <w:r>
        <w:t>。</w:t>
      </w:r>
    </w:p>
    <w:p w14:paraId="75BD5680">
      <w:pPr>
        <w:pStyle w:val="11"/>
        <w:keepNext/>
        <w:keepLines/>
        <w:ind w:firstLine="0" w:firstLineChars="0"/>
        <w:jc w:val="center"/>
      </w:pPr>
      <w:r>
        <w:rPr>
          <w:rFonts w:ascii="楷体" w:hAnsi="楷体" w:eastAsia="楷体"/>
        </w:rPr>
        <w:t>表</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4</w:t>
      </w:r>
      <w:r>
        <w:fldChar w:fldCharType="end"/>
      </w:r>
      <w:r>
        <w:rPr>
          <w:rFonts w:hint="eastAsia"/>
        </w:rPr>
        <w:t xml:space="preserve"> sys_menu</w:t>
      </w:r>
      <w:r>
        <w:rPr>
          <w:rFonts w:hint="eastAsia" w:ascii="楷体" w:hAnsi="楷体" w:eastAsia="楷体"/>
        </w:rPr>
        <w:t>表</w:t>
      </w:r>
    </w:p>
    <w:tbl>
      <w:tblPr>
        <w:tblStyle w:val="2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1"/>
        <w:gridCol w:w="2028"/>
        <w:gridCol w:w="1655"/>
        <w:gridCol w:w="1317"/>
        <w:gridCol w:w="2756"/>
      </w:tblGrid>
      <w:tr w14:paraId="55FF6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551" w:type="pct"/>
            <w:tcBorders>
              <w:top w:val="single" w:color="000000" w:sz="12" w:space="0"/>
              <w:left w:val="nil"/>
              <w:bottom w:val="single" w:color="000000" w:sz="4" w:space="0"/>
              <w:right w:val="nil"/>
              <w:tl2br w:val="nil"/>
            </w:tcBorders>
            <w:shd w:val="clear" w:color="auto" w:fill="FFFFFF"/>
            <w:vAlign w:val="center"/>
          </w:tcPr>
          <w:p w14:paraId="7BAC594B">
            <w:pPr>
              <w:pStyle w:val="33"/>
            </w:pPr>
            <w:r>
              <w:rPr>
                <w:rFonts w:hint="eastAsia"/>
              </w:rPr>
              <w:t>序号</w:t>
            </w:r>
          </w:p>
        </w:tc>
        <w:tc>
          <w:tcPr>
            <w:tcW w:w="1163" w:type="pct"/>
            <w:tcBorders>
              <w:top w:val="single" w:color="000000" w:sz="12" w:space="0"/>
              <w:left w:val="nil"/>
              <w:bottom w:val="single" w:color="000000" w:sz="4" w:space="0"/>
              <w:right w:val="nil"/>
            </w:tcBorders>
            <w:shd w:val="clear" w:color="auto" w:fill="FFFFFF"/>
            <w:vAlign w:val="center"/>
          </w:tcPr>
          <w:p w14:paraId="1DEA888F">
            <w:pPr>
              <w:pStyle w:val="33"/>
            </w:pPr>
            <w:r>
              <w:rPr>
                <w:rFonts w:hint="eastAsia"/>
              </w:rPr>
              <w:t>名称</w:t>
            </w:r>
          </w:p>
        </w:tc>
        <w:tc>
          <w:tcPr>
            <w:tcW w:w="949" w:type="pct"/>
            <w:tcBorders>
              <w:top w:val="single" w:color="000000" w:sz="12" w:space="0"/>
              <w:left w:val="nil"/>
              <w:bottom w:val="single" w:color="000000" w:sz="4" w:space="0"/>
              <w:right w:val="nil"/>
            </w:tcBorders>
            <w:shd w:val="clear" w:color="auto" w:fill="FFFFFF"/>
            <w:vAlign w:val="center"/>
          </w:tcPr>
          <w:p w14:paraId="4985A898">
            <w:pPr>
              <w:pStyle w:val="33"/>
            </w:pPr>
            <w:r>
              <w:rPr>
                <w:rFonts w:hint="eastAsia"/>
              </w:rPr>
              <w:t>类型</w:t>
            </w:r>
          </w:p>
        </w:tc>
        <w:tc>
          <w:tcPr>
            <w:tcW w:w="755" w:type="pct"/>
            <w:tcBorders>
              <w:top w:val="single" w:color="000000" w:sz="12" w:space="0"/>
              <w:left w:val="nil"/>
              <w:bottom w:val="single" w:color="000000" w:sz="4" w:space="0"/>
              <w:right w:val="nil"/>
            </w:tcBorders>
            <w:shd w:val="clear" w:color="auto" w:fill="FFFFFF"/>
            <w:vAlign w:val="center"/>
          </w:tcPr>
          <w:p w14:paraId="27A1B679">
            <w:pPr>
              <w:pStyle w:val="33"/>
            </w:pPr>
            <w:r>
              <w:rPr>
                <w:rFonts w:hint="eastAsia"/>
              </w:rPr>
              <w:t>不为空</w:t>
            </w:r>
          </w:p>
        </w:tc>
        <w:tc>
          <w:tcPr>
            <w:tcW w:w="1580" w:type="pct"/>
            <w:tcBorders>
              <w:top w:val="single" w:color="000000" w:sz="12" w:space="0"/>
              <w:left w:val="nil"/>
              <w:bottom w:val="single" w:color="000000" w:sz="4" w:space="0"/>
              <w:right w:val="nil"/>
            </w:tcBorders>
            <w:shd w:val="clear" w:color="auto" w:fill="FFFFFF"/>
            <w:vAlign w:val="center"/>
          </w:tcPr>
          <w:p w14:paraId="01E1FEFA">
            <w:pPr>
              <w:pStyle w:val="33"/>
            </w:pPr>
            <w:r>
              <w:rPr>
                <w:rFonts w:hint="eastAsia"/>
              </w:rPr>
              <w:t>注释</w:t>
            </w:r>
          </w:p>
        </w:tc>
      </w:tr>
      <w:tr w14:paraId="5468B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551" w:type="pct"/>
            <w:tcBorders>
              <w:top w:val="single" w:color="000000" w:sz="4" w:space="0"/>
              <w:left w:val="nil"/>
              <w:bottom w:val="nil"/>
              <w:right w:val="nil"/>
            </w:tcBorders>
            <w:shd w:val="clear" w:color="auto" w:fill="FFFFFF"/>
            <w:vAlign w:val="center"/>
          </w:tcPr>
          <w:p w14:paraId="42225531">
            <w:pPr>
              <w:pStyle w:val="33"/>
            </w:pPr>
            <w:r>
              <w:rPr>
                <w:rFonts w:hint="eastAsia"/>
              </w:rPr>
              <w:t>1</w:t>
            </w:r>
          </w:p>
        </w:tc>
        <w:tc>
          <w:tcPr>
            <w:tcW w:w="2028" w:type="dxa"/>
            <w:tcBorders>
              <w:top w:val="single" w:color="000000" w:sz="4" w:space="0"/>
              <w:left w:val="nil"/>
              <w:bottom w:val="nil"/>
              <w:right w:val="nil"/>
            </w:tcBorders>
            <w:shd w:val="clear" w:color="auto" w:fill="FFFFFF"/>
            <w:vAlign w:val="center"/>
          </w:tcPr>
          <w:p w14:paraId="3A2B0AFF">
            <w:pPr>
              <w:pStyle w:val="33"/>
            </w:pPr>
            <w:r>
              <w:rPr>
                <w:rFonts w:hint="eastAsia"/>
              </w:rPr>
              <w:t>id</w:t>
            </w:r>
          </w:p>
        </w:tc>
        <w:tc>
          <w:tcPr>
            <w:tcW w:w="1656" w:type="dxa"/>
            <w:tcBorders>
              <w:top w:val="single" w:color="000000" w:sz="4" w:space="0"/>
              <w:left w:val="nil"/>
              <w:bottom w:val="nil"/>
              <w:right w:val="nil"/>
            </w:tcBorders>
            <w:shd w:val="clear" w:color="auto" w:fill="FFFFFF"/>
            <w:vAlign w:val="center"/>
          </w:tcPr>
          <w:p w14:paraId="2051BC72">
            <w:pPr>
              <w:pStyle w:val="33"/>
            </w:pPr>
            <w:r>
              <w:rPr>
                <w:rFonts w:hint="eastAsia"/>
              </w:rPr>
              <w:t>int</w:t>
            </w:r>
          </w:p>
        </w:tc>
        <w:tc>
          <w:tcPr>
            <w:tcW w:w="1317" w:type="dxa"/>
            <w:tcBorders>
              <w:top w:val="single" w:color="000000" w:sz="4" w:space="0"/>
              <w:left w:val="nil"/>
              <w:bottom w:val="nil"/>
              <w:right w:val="nil"/>
            </w:tcBorders>
            <w:shd w:val="clear" w:color="auto" w:fill="FFFFFF"/>
            <w:vAlign w:val="center"/>
          </w:tcPr>
          <w:p w14:paraId="7AB712CA">
            <w:pPr>
              <w:pStyle w:val="33"/>
            </w:pPr>
            <w:r>
              <w:rPr>
                <w:rFonts w:hint="eastAsia"/>
              </w:rPr>
              <w:t>√</w:t>
            </w:r>
          </w:p>
        </w:tc>
        <w:tc>
          <w:tcPr>
            <w:tcW w:w="2755" w:type="dxa"/>
            <w:tcBorders>
              <w:top w:val="single" w:color="000000" w:sz="4" w:space="0"/>
              <w:left w:val="nil"/>
              <w:bottom w:val="nil"/>
              <w:right w:val="nil"/>
            </w:tcBorders>
            <w:shd w:val="clear" w:color="auto" w:fill="FFFFFF"/>
            <w:vAlign w:val="center"/>
          </w:tcPr>
          <w:p w14:paraId="5C58C41F">
            <w:pPr>
              <w:pStyle w:val="33"/>
            </w:pPr>
            <w:r>
              <w:rPr>
                <w:rFonts w:hint="eastAsia"/>
              </w:rPr>
              <w:t>菜单ID</w:t>
            </w:r>
          </w:p>
        </w:tc>
      </w:tr>
      <w:tr w14:paraId="4013A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551" w:type="pct"/>
            <w:tcBorders>
              <w:top w:val="nil"/>
              <w:left w:val="nil"/>
              <w:bottom w:val="nil"/>
              <w:right w:val="nil"/>
            </w:tcBorders>
            <w:shd w:val="clear" w:color="auto" w:fill="FFFFFF"/>
            <w:vAlign w:val="center"/>
          </w:tcPr>
          <w:p w14:paraId="4FABBE1E">
            <w:pPr>
              <w:pStyle w:val="33"/>
            </w:pPr>
            <w:r>
              <w:rPr>
                <w:rFonts w:hint="eastAsia"/>
              </w:rPr>
              <w:t>2</w:t>
            </w:r>
          </w:p>
        </w:tc>
        <w:tc>
          <w:tcPr>
            <w:tcW w:w="2028" w:type="dxa"/>
            <w:tcBorders>
              <w:top w:val="nil"/>
              <w:left w:val="nil"/>
              <w:bottom w:val="nil"/>
              <w:right w:val="nil"/>
            </w:tcBorders>
            <w:shd w:val="clear" w:color="auto" w:fill="FFFFFF"/>
            <w:vAlign w:val="center"/>
          </w:tcPr>
          <w:p w14:paraId="0AA95E4B">
            <w:pPr>
              <w:pStyle w:val="33"/>
            </w:pPr>
            <w:r>
              <w:rPr>
                <w:rFonts w:hint="eastAsia"/>
              </w:rPr>
              <w:t>name</w:t>
            </w:r>
          </w:p>
        </w:tc>
        <w:tc>
          <w:tcPr>
            <w:tcW w:w="1656" w:type="dxa"/>
            <w:tcBorders>
              <w:top w:val="nil"/>
              <w:left w:val="nil"/>
              <w:bottom w:val="nil"/>
              <w:right w:val="nil"/>
            </w:tcBorders>
            <w:shd w:val="clear" w:color="auto" w:fill="FFFFFF"/>
            <w:vAlign w:val="center"/>
          </w:tcPr>
          <w:p w14:paraId="1E930B1C">
            <w:pPr>
              <w:pStyle w:val="33"/>
            </w:pPr>
            <w:r>
              <w:rPr>
                <w:rFonts w:hint="eastAsia"/>
              </w:rPr>
              <w:t>varchar</w:t>
            </w:r>
          </w:p>
        </w:tc>
        <w:tc>
          <w:tcPr>
            <w:tcW w:w="1317" w:type="dxa"/>
            <w:tcBorders>
              <w:top w:val="nil"/>
              <w:left w:val="nil"/>
              <w:bottom w:val="nil"/>
              <w:right w:val="nil"/>
            </w:tcBorders>
            <w:shd w:val="clear" w:color="auto" w:fill="FFFFFF"/>
            <w:vAlign w:val="center"/>
          </w:tcPr>
          <w:p w14:paraId="0A1DFCEE">
            <w:pPr>
              <w:pStyle w:val="33"/>
            </w:pPr>
            <w:r>
              <w:rPr>
                <w:rFonts w:hint="eastAsia"/>
              </w:rPr>
              <w:t>√</w:t>
            </w:r>
          </w:p>
        </w:tc>
        <w:tc>
          <w:tcPr>
            <w:tcW w:w="2755" w:type="dxa"/>
            <w:tcBorders>
              <w:top w:val="nil"/>
              <w:left w:val="nil"/>
              <w:bottom w:val="nil"/>
              <w:right w:val="nil"/>
            </w:tcBorders>
            <w:shd w:val="clear" w:color="auto" w:fill="FFFFFF"/>
            <w:vAlign w:val="center"/>
          </w:tcPr>
          <w:p w14:paraId="3B7CDC13">
            <w:pPr>
              <w:pStyle w:val="33"/>
            </w:pPr>
            <w:r>
              <w:rPr>
                <w:rFonts w:hint="eastAsia"/>
              </w:rPr>
              <w:t>菜单名称</w:t>
            </w:r>
          </w:p>
        </w:tc>
      </w:tr>
      <w:tr w14:paraId="710C7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551" w:type="pct"/>
            <w:tcBorders>
              <w:top w:val="nil"/>
              <w:left w:val="nil"/>
              <w:bottom w:val="nil"/>
              <w:right w:val="nil"/>
            </w:tcBorders>
            <w:shd w:val="clear" w:color="auto" w:fill="FFFFFF"/>
            <w:vAlign w:val="center"/>
          </w:tcPr>
          <w:p w14:paraId="4CCBE48A">
            <w:pPr>
              <w:pStyle w:val="33"/>
            </w:pPr>
            <w:r>
              <w:rPr>
                <w:rFonts w:hint="eastAsia"/>
              </w:rPr>
              <w:t>3</w:t>
            </w:r>
          </w:p>
        </w:tc>
        <w:tc>
          <w:tcPr>
            <w:tcW w:w="2028" w:type="dxa"/>
            <w:tcBorders>
              <w:top w:val="nil"/>
              <w:left w:val="nil"/>
              <w:bottom w:val="nil"/>
              <w:right w:val="nil"/>
            </w:tcBorders>
            <w:shd w:val="clear" w:color="auto" w:fill="FFFFFF"/>
            <w:vAlign w:val="center"/>
          </w:tcPr>
          <w:p w14:paraId="450B57C7">
            <w:pPr>
              <w:pStyle w:val="33"/>
            </w:pPr>
            <w:r>
              <w:rPr>
                <w:rFonts w:hint="eastAsia"/>
              </w:rPr>
              <w:t>icon</w:t>
            </w:r>
          </w:p>
        </w:tc>
        <w:tc>
          <w:tcPr>
            <w:tcW w:w="1656" w:type="dxa"/>
            <w:tcBorders>
              <w:top w:val="nil"/>
              <w:left w:val="nil"/>
              <w:bottom w:val="nil"/>
              <w:right w:val="nil"/>
            </w:tcBorders>
            <w:shd w:val="clear" w:color="auto" w:fill="FFFFFF"/>
            <w:vAlign w:val="center"/>
          </w:tcPr>
          <w:p w14:paraId="5F33385F">
            <w:pPr>
              <w:pStyle w:val="33"/>
            </w:pPr>
            <w:r>
              <w:rPr>
                <w:rFonts w:hint="eastAsia"/>
              </w:rPr>
              <w:t>varchar</w:t>
            </w:r>
          </w:p>
        </w:tc>
        <w:tc>
          <w:tcPr>
            <w:tcW w:w="1317" w:type="dxa"/>
            <w:tcBorders>
              <w:top w:val="nil"/>
              <w:left w:val="nil"/>
              <w:bottom w:val="nil"/>
              <w:right w:val="nil"/>
            </w:tcBorders>
            <w:shd w:val="clear" w:color="auto" w:fill="FFFFFF"/>
            <w:vAlign w:val="center"/>
          </w:tcPr>
          <w:p w14:paraId="4B066E80">
            <w:pPr>
              <w:pStyle w:val="33"/>
            </w:pPr>
          </w:p>
        </w:tc>
        <w:tc>
          <w:tcPr>
            <w:tcW w:w="2755" w:type="dxa"/>
            <w:tcBorders>
              <w:top w:val="nil"/>
              <w:left w:val="nil"/>
              <w:bottom w:val="nil"/>
              <w:right w:val="nil"/>
            </w:tcBorders>
            <w:shd w:val="clear" w:color="auto" w:fill="FFFFFF"/>
            <w:vAlign w:val="center"/>
          </w:tcPr>
          <w:p w14:paraId="50CA041C">
            <w:pPr>
              <w:pStyle w:val="33"/>
            </w:pPr>
            <w:r>
              <w:rPr>
                <w:rFonts w:hint="eastAsia"/>
              </w:rPr>
              <w:t>菜单图标</w:t>
            </w:r>
          </w:p>
        </w:tc>
      </w:tr>
      <w:tr w14:paraId="6807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551" w:type="pct"/>
            <w:tcBorders>
              <w:top w:val="nil"/>
              <w:left w:val="nil"/>
              <w:bottom w:val="nil"/>
              <w:right w:val="nil"/>
            </w:tcBorders>
            <w:shd w:val="clear" w:color="auto" w:fill="FFFFFF"/>
            <w:vAlign w:val="center"/>
          </w:tcPr>
          <w:p w14:paraId="064A53C4">
            <w:pPr>
              <w:pStyle w:val="33"/>
            </w:pPr>
            <w:r>
              <w:rPr>
                <w:rFonts w:hint="eastAsia"/>
              </w:rPr>
              <w:t>4</w:t>
            </w:r>
          </w:p>
        </w:tc>
        <w:tc>
          <w:tcPr>
            <w:tcW w:w="2028" w:type="dxa"/>
            <w:tcBorders>
              <w:top w:val="nil"/>
              <w:left w:val="nil"/>
              <w:bottom w:val="nil"/>
              <w:right w:val="nil"/>
            </w:tcBorders>
            <w:shd w:val="clear" w:color="auto" w:fill="FFFFFF"/>
            <w:vAlign w:val="center"/>
          </w:tcPr>
          <w:p w14:paraId="6C7C4B0F">
            <w:pPr>
              <w:pStyle w:val="33"/>
            </w:pPr>
            <w:r>
              <w:rPr>
                <w:rFonts w:hint="eastAsia"/>
              </w:rPr>
              <w:t>parent_id</w:t>
            </w:r>
          </w:p>
        </w:tc>
        <w:tc>
          <w:tcPr>
            <w:tcW w:w="1656" w:type="dxa"/>
            <w:tcBorders>
              <w:top w:val="nil"/>
              <w:left w:val="nil"/>
              <w:bottom w:val="nil"/>
              <w:right w:val="nil"/>
            </w:tcBorders>
            <w:shd w:val="clear" w:color="auto" w:fill="FFFFFF"/>
            <w:vAlign w:val="center"/>
          </w:tcPr>
          <w:p w14:paraId="77587BE0">
            <w:pPr>
              <w:pStyle w:val="33"/>
            </w:pPr>
            <w:r>
              <w:rPr>
                <w:rFonts w:hint="eastAsia"/>
              </w:rPr>
              <w:t>int</w:t>
            </w:r>
          </w:p>
        </w:tc>
        <w:tc>
          <w:tcPr>
            <w:tcW w:w="1317" w:type="dxa"/>
            <w:tcBorders>
              <w:top w:val="nil"/>
              <w:left w:val="nil"/>
              <w:bottom w:val="nil"/>
              <w:right w:val="nil"/>
            </w:tcBorders>
            <w:shd w:val="clear" w:color="auto" w:fill="FFFFFF"/>
            <w:vAlign w:val="center"/>
          </w:tcPr>
          <w:p w14:paraId="18954347">
            <w:pPr>
              <w:pStyle w:val="33"/>
            </w:pPr>
            <w:r>
              <w:rPr>
                <w:rFonts w:hint="eastAsia"/>
              </w:rPr>
              <w:t>√</w:t>
            </w:r>
          </w:p>
        </w:tc>
        <w:tc>
          <w:tcPr>
            <w:tcW w:w="2755" w:type="dxa"/>
            <w:tcBorders>
              <w:top w:val="nil"/>
              <w:left w:val="nil"/>
              <w:bottom w:val="nil"/>
              <w:right w:val="nil"/>
            </w:tcBorders>
            <w:shd w:val="clear" w:color="auto" w:fill="FFFFFF"/>
            <w:vAlign w:val="center"/>
          </w:tcPr>
          <w:p w14:paraId="3142BADC">
            <w:pPr>
              <w:pStyle w:val="33"/>
            </w:pPr>
            <w:r>
              <w:rPr>
                <w:rFonts w:hint="eastAsia"/>
              </w:rPr>
              <w:t>父菜单ID</w:t>
            </w:r>
          </w:p>
        </w:tc>
      </w:tr>
      <w:tr w14:paraId="583FA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551" w:type="pct"/>
            <w:tcBorders>
              <w:top w:val="nil"/>
              <w:left w:val="nil"/>
              <w:bottom w:val="nil"/>
              <w:right w:val="nil"/>
            </w:tcBorders>
            <w:shd w:val="clear" w:color="auto" w:fill="FFFFFF"/>
            <w:vAlign w:val="center"/>
          </w:tcPr>
          <w:p w14:paraId="7A88CFAE">
            <w:pPr>
              <w:pStyle w:val="33"/>
            </w:pPr>
            <w:r>
              <w:rPr>
                <w:rFonts w:hint="eastAsia"/>
              </w:rPr>
              <w:t>5</w:t>
            </w:r>
          </w:p>
        </w:tc>
        <w:tc>
          <w:tcPr>
            <w:tcW w:w="2028" w:type="dxa"/>
            <w:tcBorders>
              <w:top w:val="nil"/>
              <w:left w:val="nil"/>
              <w:bottom w:val="nil"/>
              <w:right w:val="nil"/>
            </w:tcBorders>
            <w:shd w:val="clear" w:color="auto" w:fill="FFFFFF"/>
            <w:vAlign w:val="center"/>
          </w:tcPr>
          <w:p w14:paraId="6D942D03">
            <w:pPr>
              <w:pStyle w:val="33"/>
            </w:pPr>
            <w:r>
              <w:rPr>
                <w:rFonts w:hint="eastAsia"/>
              </w:rPr>
              <w:t>order_num</w:t>
            </w:r>
          </w:p>
        </w:tc>
        <w:tc>
          <w:tcPr>
            <w:tcW w:w="1656" w:type="dxa"/>
            <w:tcBorders>
              <w:top w:val="nil"/>
              <w:left w:val="nil"/>
              <w:bottom w:val="nil"/>
              <w:right w:val="nil"/>
            </w:tcBorders>
            <w:shd w:val="clear" w:color="auto" w:fill="FFFFFF"/>
            <w:vAlign w:val="center"/>
          </w:tcPr>
          <w:p w14:paraId="688FAE05">
            <w:pPr>
              <w:pStyle w:val="33"/>
            </w:pPr>
            <w:r>
              <w:rPr>
                <w:rFonts w:hint="eastAsia"/>
              </w:rPr>
              <w:t>int</w:t>
            </w:r>
          </w:p>
        </w:tc>
        <w:tc>
          <w:tcPr>
            <w:tcW w:w="1317" w:type="dxa"/>
            <w:tcBorders>
              <w:top w:val="nil"/>
              <w:left w:val="nil"/>
              <w:bottom w:val="nil"/>
              <w:right w:val="nil"/>
            </w:tcBorders>
            <w:shd w:val="clear" w:color="auto" w:fill="FFFFFF"/>
            <w:vAlign w:val="center"/>
          </w:tcPr>
          <w:p w14:paraId="6B13DF3D">
            <w:pPr>
              <w:pStyle w:val="33"/>
            </w:pPr>
          </w:p>
        </w:tc>
        <w:tc>
          <w:tcPr>
            <w:tcW w:w="2755" w:type="dxa"/>
            <w:tcBorders>
              <w:top w:val="nil"/>
              <w:left w:val="nil"/>
              <w:bottom w:val="nil"/>
              <w:right w:val="nil"/>
            </w:tcBorders>
            <w:shd w:val="clear" w:color="auto" w:fill="FFFFFF"/>
            <w:vAlign w:val="center"/>
          </w:tcPr>
          <w:p w14:paraId="746816CD">
            <w:pPr>
              <w:pStyle w:val="33"/>
            </w:pPr>
            <w:r>
              <w:rPr>
                <w:rFonts w:hint="eastAsia"/>
              </w:rPr>
              <w:t>显示顺序</w:t>
            </w:r>
          </w:p>
        </w:tc>
      </w:tr>
      <w:tr w14:paraId="10289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551" w:type="pct"/>
            <w:tcBorders>
              <w:top w:val="nil"/>
              <w:left w:val="nil"/>
              <w:bottom w:val="nil"/>
              <w:right w:val="nil"/>
            </w:tcBorders>
            <w:shd w:val="clear" w:color="auto" w:fill="FFFFFF"/>
            <w:vAlign w:val="center"/>
          </w:tcPr>
          <w:p w14:paraId="1D4A73E0">
            <w:pPr>
              <w:pStyle w:val="33"/>
            </w:pPr>
            <w:r>
              <w:rPr>
                <w:rFonts w:hint="eastAsia"/>
              </w:rPr>
              <w:t>6</w:t>
            </w:r>
          </w:p>
        </w:tc>
        <w:tc>
          <w:tcPr>
            <w:tcW w:w="2028" w:type="dxa"/>
            <w:tcBorders>
              <w:top w:val="nil"/>
              <w:left w:val="nil"/>
              <w:bottom w:val="nil"/>
              <w:right w:val="nil"/>
            </w:tcBorders>
            <w:shd w:val="clear" w:color="auto" w:fill="FFFFFF"/>
            <w:vAlign w:val="center"/>
          </w:tcPr>
          <w:p w14:paraId="4C4C1F42">
            <w:pPr>
              <w:pStyle w:val="33"/>
            </w:pPr>
            <w:r>
              <w:rPr>
                <w:rFonts w:hint="eastAsia"/>
              </w:rPr>
              <w:t>path</w:t>
            </w:r>
          </w:p>
        </w:tc>
        <w:tc>
          <w:tcPr>
            <w:tcW w:w="1656" w:type="dxa"/>
            <w:tcBorders>
              <w:top w:val="nil"/>
              <w:left w:val="nil"/>
              <w:bottom w:val="nil"/>
              <w:right w:val="nil"/>
            </w:tcBorders>
            <w:shd w:val="clear" w:color="auto" w:fill="FFFFFF"/>
            <w:vAlign w:val="center"/>
          </w:tcPr>
          <w:p w14:paraId="1F57FA60">
            <w:pPr>
              <w:pStyle w:val="33"/>
            </w:pPr>
            <w:r>
              <w:rPr>
                <w:rFonts w:hint="eastAsia"/>
              </w:rPr>
              <w:t>varchar</w:t>
            </w:r>
          </w:p>
        </w:tc>
        <w:tc>
          <w:tcPr>
            <w:tcW w:w="1317" w:type="dxa"/>
            <w:tcBorders>
              <w:top w:val="nil"/>
              <w:left w:val="nil"/>
              <w:bottom w:val="nil"/>
              <w:right w:val="nil"/>
            </w:tcBorders>
            <w:shd w:val="clear" w:color="auto" w:fill="FFFFFF"/>
            <w:vAlign w:val="center"/>
          </w:tcPr>
          <w:p w14:paraId="0D2CEEB9">
            <w:pPr>
              <w:pStyle w:val="33"/>
            </w:pPr>
          </w:p>
        </w:tc>
        <w:tc>
          <w:tcPr>
            <w:tcW w:w="2755" w:type="dxa"/>
            <w:tcBorders>
              <w:top w:val="nil"/>
              <w:left w:val="nil"/>
              <w:bottom w:val="nil"/>
              <w:right w:val="nil"/>
            </w:tcBorders>
            <w:shd w:val="clear" w:color="auto" w:fill="FFFFFF"/>
            <w:vAlign w:val="center"/>
          </w:tcPr>
          <w:p w14:paraId="0FCEEB61">
            <w:pPr>
              <w:pStyle w:val="33"/>
            </w:pPr>
            <w:r>
              <w:rPr>
                <w:rFonts w:hint="eastAsia"/>
              </w:rPr>
              <w:t>路由地址</w:t>
            </w:r>
          </w:p>
        </w:tc>
      </w:tr>
      <w:tr w14:paraId="45866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551" w:type="pct"/>
            <w:tcBorders>
              <w:top w:val="nil"/>
              <w:left w:val="nil"/>
              <w:bottom w:val="nil"/>
              <w:right w:val="nil"/>
            </w:tcBorders>
            <w:shd w:val="clear" w:color="auto" w:fill="FFFFFF"/>
            <w:vAlign w:val="center"/>
          </w:tcPr>
          <w:p w14:paraId="0018B699">
            <w:pPr>
              <w:pStyle w:val="33"/>
            </w:pPr>
            <w:r>
              <w:rPr>
                <w:rFonts w:hint="eastAsia"/>
              </w:rPr>
              <w:t>7</w:t>
            </w:r>
          </w:p>
        </w:tc>
        <w:tc>
          <w:tcPr>
            <w:tcW w:w="2028" w:type="dxa"/>
            <w:tcBorders>
              <w:top w:val="nil"/>
              <w:left w:val="nil"/>
              <w:bottom w:val="nil"/>
              <w:right w:val="nil"/>
            </w:tcBorders>
            <w:shd w:val="clear" w:color="auto" w:fill="FFFFFF"/>
            <w:vAlign w:val="center"/>
          </w:tcPr>
          <w:p w14:paraId="4F21B88A">
            <w:pPr>
              <w:pStyle w:val="33"/>
            </w:pPr>
            <w:r>
              <w:rPr>
                <w:rFonts w:hint="eastAsia"/>
              </w:rPr>
              <w:t>component</w:t>
            </w:r>
          </w:p>
        </w:tc>
        <w:tc>
          <w:tcPr>
            <w:tcW w:w="1656" w:type="dxa"/>
            <w:tcBorders>
              <w:top w:val="nil"/>
              <w:left w:val="nil"/>
              <w:bottom w:val="nil"/>
              <w:right w:val="nil"/>
            </w:tcBorders>
            <w:shd w:val="clear" w:color="auto" w:fill="FFFFFF"/>
            <w:vAlign w:val="center"/>
          </w:tcPr>
          <w:p w14:paraId="5BB15F5F">
            <w:pPr>
              <w:pStyle w:val="33"/>
            </w:pPr>
            <w:r>
              <w:rPr>
                <w:rFonts w:hint="eastAsia"/>
              </w:rPr>
              <w:t>varchar</w:t>
            </w:r>
          </w:p>
        </w:tc>
        <w:tc>
          <w:tcPr>
            <w:tcW w:w="1317" w:type="dxa"/>
            <w:tcBorders>
              <w:top w:val="nil"/>
              <w:left w:val="nil"/>
              <w:bottom w:val="nil"/>
              <w:right w:val="nil"/>
            </w:tcBorders>
            <w:shd w:val="clear" w:color="auto" w:fill="FFFFFF"/>
            <w:vAlign w:val="center"/>
          </w:tcPr>
          <w:p w14:paraId="3EA4B3CD">
            <w:pPr>
              <w:pStyle w:val="33"/>
            </w:pPr>
          </w:p>
        </w:tc>
        <w:tc>
          <w:tcPr>
            <w:tcW w:w="2755" w:type="dxa"/>
            <w:tcBorders>
              <w:top w:val="nil"/>
              <w:left w:val="nil"/>
              <w:bottom w:val="nil"/>
              <w:right w:val="nil"/>
            </w:tcBorders>
            <w:shd w:val="clear" w:color="auto" w:fill="FFFFFF"/>
            <w:vAlign w:val="center"/>
          </w:tcPr>
          <w:p w14:paraId="4F9295B7">
            <w:pPr>
              <w:pStyle w:val="33"/>
            </w:pPr>
            <w:r>
              <w:rPr>
                <w:rFonts w:hint="eastAsia"/>
              </w:rPr>
              <w:t>组件路径</w:t>
            </w:r>
          </w:p>
        </w:tc>
      </w:tr>
      <w:tr w14:paraId="03560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551" w:type="pct"/>
            <w:tcBorders>
              <w:top w:val="nil"/>
              <w:left w:val="nil"/>
              <w:bottom w:val="nil"/>
              <w:right w:val="nil"/>
            </w:tcBorders>
            <w:shd w:val="clear" w:color="auto" w:fill="FFFFFF"/>
            <w:vAlign w:val="center"/>
          </w:tcPr>
          <w:p w14:paraId="509B21EF">
            <w:pPr>
              <w:pStyle w:val="33"/>
            </w:pPr>
            <w:r>
              <w:rPr>
                <w:rFonts w:hint="eastAsia"/>
              </w:rPr>
              <w:t>8</w:t>
            </w:r>
          </w:p>
        </w:tc>
        <w:tc>
          <w:tcPr>
            <w:tcW w:w="2028" w:type="dxa"/>
            <w:tcBorders>
              <w:top w:val="nil"/>
              <w:left w:val="nil"/>
              <w:bottom w:val="nil"/>
              <w:right w:val="nil"/>
            </w:tcBorders>
            <w:shd w:val="clear" w:color="auto" w:fill="FFFFFF"/>
            <w:vAlign w:val="center"/>
          </w:tcPr>
          <w:p w14:paraId="6A71B06D">
            <w:pPr>
              <w:pStyle w:val="33"/>
            </w:pPr>
            <w:r>
              <w:rPr>
                <w:rFonts w:hint="eastAsia"/>
              </w:rPr>
              <w:t>menu_type</w:t>
            </w:r>
          </w:p>
        </w:tc>
        <w:tc>
          <w:tcPr>
            <w:tcW w:w="1656" w:type="dxa"/>
            <w:tcBorders>
              <w:top w:val="nil"/>
              <w:left w:val="nil"/>
              <w:bottom w:val="nil"/>
              <w:right w:val="nil"/>
            </w:tcBorders>
            <w:shd w:val="clear" w:color="auto" w:fill="FFFFFF"/>
            <w:vAlign w:val="center"/>
          </w:tcPr>
          <w:p w14:paraId="268A474D">
            <w:pPr>
              <w:pStyle w:val="33"/>
            </w:pPr>
            <w:r>
              <w:rPr>
                <w:rFonts w:hint="eastAsia"/>
              </w:rPr>
              <w:t>varchar</w:t>
            </w:r>
          </w:p>
        </w:tc>
        <w:tc>
          <w:tcPr>
            <w:tcW w:w="1317" w:type="dxa"/>
            <w:tcBorders>
              <w:top w:val="nil"/>
              <w:left w:val="nil"/>
              <w:bottom w:val="nil"/>
              <w:right w:val="nil"/>
            </w:tcBorders>
            <w:shd w:val="clear" w:color="auto" w:fill="FFFFFF"/>
            <w:vAlign w:val="center"/>
          </w:tcPr>
          <w:p w14:paraId="21DE188F">
            <w:pPr>
              <w:pStyle w:val="33"/>
            </w:pPr>
          </w:p>
        </w:tc>
        <w:tc>
          <w:tcPr>
            <w:tcW w:w="2755" w:type="dxa"/>
            <w:tcBorders>
              <w:top w:val="nil"/>
              <w:left w:val="nil"/>
              <w:bottom w:val="nil"/>
              <w:right w:val="nil"/>
            </w:tcBorders>
            <w:shd w:val="clear" w:color="auto" w:fill="FFFFFF"/>
            <w:vAlign w:val="center"/>
          </w:tcPr>
          <w:p w14:paraId="6060F9A4">
            <w:pPr>
              <w:pStyle w:val="33"/>
            </w:pPr>
            <w:r>
              <w:rPr>
                <w:rFonts w:hint="eastAsia"/>
              </w:rPr>
              <w:t>菜单类型</w:t>
            </w:r>
          </w:p>
        </w:tc>
      </w:tr>
      <w:tr w14:paraId="64CF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551" w:type="pct"/>
            <w:tcBorders>
              <w:top w:val="nil"/>
              <w:left w:val="nil"/>
              <w:bottom w:val="nil"/>
              <w:right w:val="nil"/>
            </w:tcBorders>
            <w:shd w:val="clear" w:color="auto" w:fill="FFFFFF"/>
            <w:vAlign w:val="center"/>
          </w:tcPr>
          <w:p w14:paraId="15FD9972">
            <w:pPr>
              <w:pStyle w:val="33"/>
            </w:pPr>
            <w:r>
              <w:rPr>
                <w:rFonts w:hint="eastAsia"/>
              </w:rPr>
              <w:t>9</w:t>
            </w:r>
          </w:p>
        </w:tc>
        <w:tc>
          <w:tcPr>
            <w:tcW w:w="2028" w:type="dxa"/>
            <w:tcBorders>
              <w:top w:val="nil"/>
              <w:left w:val="nil"/>
              <w:bottom w:val="nil"/>
              <w:right w:val="nil"/>
            </w:tcBorders>
            <w:shd w:val="clear" w:color="auto" w:fill="FFFFFF"/>
            <w:vAlign w:val="center"/>
          </w:tcPr>
          <w:p w14:paraId="3CF459EB">
            <w:pPr>
              <w:pStyle w:val="33"/>
            </w:pPr>
            <w:r>
              <w:rPr>
                <w:rFonts w:hint="eastAsia"/>
              </w:rPr>
              <w:t>perms</w:t>
            </w:r>
          </w:p>
        </w:tc>
        <w:tc>
          <w:tcPr>
            <w:tcW w:w="1656" w:type="dxa"/>
            <w:tcBorders>
              <w:top w:val="nil"/>
              <w:left w:val="nil"/>
              <w:bottom w:val="nil"/>
              <w:right w:val="nil"/>
            </w:tcBorders>
            <w:shd w:val="clear" w:color="auto" w:fill="FFFFFF"/>
            <w:vAlign w:val="center"/>
          </w:tcPr>
          <w:p w14:paraId="052A6C5C">
            <w:pPr>
              <w:pStyle w:val="33"/>
            </w:pPr>
            <w:r>
              <w:rPr>
                <w:rFonts w:hint="eastAsia"/>
              </w:rPr>
              <w:t>varchar</w:t>
            </w:r>
          </w:p>
        </w:tc>
        <w:tc>
          <w:tcPr>
            <w:tcW w:w="1317" w:type="dxa"/>
            <w:tcBorders>
              <w:top w:val="nil"/>
              <w:left w:val="nil"/>
              <w:bottom w:val="nil"/>
              <w:right w:val="nil"/>
            </w:tcBorders>
            <w:shd w:val="clear" w:color="auto" w:fill="FFFFFF"/>
            <w:vAlign w:val="center"/>
          </w:tcPr>
          <w:p w14:paraId="478BACAF">
            <w:pPr>
              <w:pStyle w:val="33"/>
            </w:pPr>
          </w:p>
        </w:tc>
        <w:tc>
          <w:tcPr>
            <w:tcW w:w="2755" w:type="dxa"/>
            <w:tcBorders>
              <w:top w:val="nil"/>
              <w:left w:val="nil"/>
              <w:bottom w:val="nil"/>
              <w:right w:val="nil"/>
            </w:tcBorders>
            <w:shd w:val="clear" w:color="auto" w:fill="FFFFFF"/>
            <w:vAlign w:val="center"/>
          </w:tcPr>
          <w:p w14:paraId="546C964E">
            <w:pPr>
              <w:pStyle w:val="33"/>
            </w:pPr>
            <w:r>
              <w:rPr>
                <w:rFonts w:hint="eastAsia"/>
              </w:rPr>
              <w:t>权限标识</w:t>
            </w:r>
          </w:p>
        </w:tc>
      </w:tr>
      <w:tr w14:paraId="6FBB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551" w:type="pct"/>
            <w:tcBorders>
              <w:top w:val="nil"/>
              <w:left w:val="nil"/>
              <w:bottom w:val="nil"/>
              <w:right w:val="nil"/>
            </w:tcBorders>
            <w:shd w:val="clear" w:color="auto" w:fill="FFFFFF"/>
            <w:vAlign w:val="center"/>
          </w:tcPr>
          <w:p w14:paraId="7856770A">
            <w:pPr>
              <w:pStyle w:val="33"/>
            </w:pPr>
            <w:r>
              <w:rPr>
                <w:rFonts w:hint="eastAsia"/>
              </w:rPr>
              <w:t>10</w:t>
            </w:r>
          </w:p>
        </w:tc>
        <w:tc>
          <w:tcPr>
            <w:tcW w:w="2028" w:type="dxa"/>
            <w:tcBorders>
              <w:top w:val="nil"/>
              <w:left w:val="nil"/>
              <w:bottom w:val="nil"/>
              <w:right w:val="nil"/>
            </w:tcBorders>
            <w:shd w:val="clear" w:color="auto" w:fill="FFFFFF"/>
            <w:vAlign w:val="center"/>
          </w:tcPr>
          <w:p w14:paraId="2821AB54">
            <w:pPr>
              <w:pStyle w:val="33"/>
            </w:pPr>
            <w:r>
              <w:rPr>
                <w:rFonts w:hint="eastAsia"/>
              </w:rPr>
              <w:t>create_time</w:t>
            </w:r>
          </w:p>
        </w:tc>
        <w:tc>
          <w:tcPr>
            <w:tcW w:w="1656" w:type="dxa"/>
            <w:tcBorders>
              <w:top w:val="nil"/>
              <w:left w:val="nil"/>
              <w:bottom w:val="nil"/>
              <w:right w:val="nil"/>
            </w:tcBorders>
            <w:shd w:val="clear" w:color="auto" w:fill="FFFFFF"/>
            <w:vAlign w:val="center"/>
          </w:tcPr>
          <w:p w14:paraId="2EB67030">
            <w:pPr>
              <w:pStyle w:val="33"/>
            </w:pPr>
            <w:r>
              <w:rPr>
                <w:rFonts w:hint="eastAsia"/>
              </w:rPr>
              <w:t>datetime</w:t>
            </w:r>
          </w:p>
        </w:tc>
        <w:tc>
          <w:tcPr>
            <w:tcW w:w="1317" w:type="dxa"/>
            <w:tcBorders>
              <w:top w:val="nil"/>
              <w:left w:val="nil"/>
              <w:bottom w:val="nil"/>
              <w:right w:val="nil"/>
            </w:tcBorders>
            <w:shd w:val="clear" w:color="auto" w:fill="FFFFFF"/>
            <w:vAlign w:val="center"/>
          </w:tcPr>
          <w:p w14:paraId="27FA9D88">
            <w:pPr>
              <w:pStyle w:val="33"/>
            </w:pPr>
          </w:p>
        </w:tc>
        <w:tc>
          <w:tcPr>
            <w:tcW w:w="2755" w:type="dxa"/>
            <w:tcBorders>
              <w:top w:val="nil"/>
              <w:left w:val="nil"/>
              <w:bottom w:val="nil"/>
              <w:right w:val="nil"/>
            </w:tcBorders>
            <w:shd w:val="clear" w:color="auto" w:fill="FFFFFF"/>
            <w:vAlign w:val="center"/>
          </w:tcPr>
          <w:p w14:paraId="547A37CE">
            <w:pPr>
              <w:pStyle w:val="33"/>
            </w:pPr>
            <w:r>
              <w:rPr>
                <w:rFonts w:hint="eastAsia"/>
              </w:rPr>
              <w:t>创建时间</w:t>
            </w:r>
          </w:p>
        </w:tc>
      </w:tr>
      <w:tr w14:paraId="13FDE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551" w:type="pct"/>
            <w:tcBorders>
              <w:top w:val="nil"/>
              <w:left w:val="nil"/>
              <w:bottom w:val="nil"/>
              <w:right w:val="nil"/>
            </w:tcBorders>
            <w:shd w:val="clear" w:color="auto" w:fill="FFFFFF"/>
            <w:vAlign w:val="center"/>
          </w:tcPr>
          <w:p w14:paraId="128EFB7E">
            <w:pPr>
              <w:pStyle w:val="33"/>
            </w:pPr>
            <w:r>
              <w:rPr>
                <w:rFonts w:hint="eastAsia"/>
              </w:rPr>
              <w:t>11</w:t>
            </w:r>
          </w:p>
        </w:tc>
        <w:tc>
          <w:tcPr>
            <w:tcW w:w="2028" w:type="dxa"/>
            <w:tcBorders>
              <w:top w:val="nil"/>
              <w:left w:val="nil"/>
              <w:bottom w:val="nil"/>
              <w:right w:val="nil"/>
            </w:tcBorders>
            <w:shd w:val="clear" w:color="auto" w:fill="FFFFFF"/>
            <w:vAlign w:val="center"/>
          </w:tcPr>
          <w:p w14:paraId="1252C740">
            <w:pPr>
              <w:pStyle w:val="33"/>
            </w:pPr>
            <w:r>
              <w:rPr>
                <w:rFonts w:hint="eastAsia"/>
              </w:rPr>
              <w:t>update_time</w:t>
            </w:r>
          </w:p>
        </w:tc>
        <w:tc>
          <w:tcPr>
            <w:tcW w:w="1656" w:type="dxa"/>
            <w:tcBorders>
              <w:top w:val="nil"/>
              <w:left w:val="nil"/>
              <w:bottom w:val="nil"/>
              <w:right w:val="nil"/>
            </w:tcBorders>
            <w:shd w:val="clear" w:color="auto" w:fill="FFFFFF"/>
            <w:vAlign w:val="center"/>
          </w:tcPr>
          <w:p w14:paraId="0CB297C1">
            <w:pPr>
              <w:pStyle w:val="33"/>
            </w:pPr>
            <w:r>
              <w:rPr>
                <w:rFonts w:hint="eastAsia"/>
              </w:rPr>
              <w:t>datetime</w:t>
            </w:r>
          </w:p>
        </w:tc>
        <w:tc>
          <w:tcPr>
            <w:tcW w:w="1317" w:type="dxa"/>
            <w:tcBorders>
              <w:top w:val="nil"/>
              <w:left w:val="nil"/>
              <w:bottom w:val="nil"/>
              <w:right w:val="nil"/>
            </w:tcBorders>
            <w:shd w:val="clear" w:color="auto" w:fill="FFFFFF"/>
            <w:vAlign w:val="center"/>
          </w:tcPr>
          <w:p w14:paraId="3A746EC0">
            <w:pPr>
              <w:pStyle w:val="33"/>
            </w:pPr>
          </w:p>
        </w:tc>
        <w:tc>
          <w:tcPr>
            <w:tcW w:w="2755" w:type="dxa"/>
            <w:tcBorders>
              <w:top w:val="nil"/>
              <w:left w:val="nil"/>
              <w:bottom w:val="nil"/>
              <w:right w:val="nil"/>
            </w:tcBorders>
            <w:shd w:val="clear" w:color="auto" w:fill="FFFFFF"/>
            <w:vAlign w:val="center"/>
          </w:tcPr>
          <w:p w14:paraId="1FC998F7">
            <w:pPr>
              <w:pStyle w:val="33"/>
            </w:pPr>
            <w:r>
              <w:rPr>
                <w:rFonts w:hint="eastAsia"/>
              </w:rPr>
              <w:t>更新时间</w:t>
            </w:r>
          </w:p>
        </w:tc>
      </w:tr>
      <w:tr w14:paraId="56E75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551" w:type="pct"/>
            <w:tcBorders>
              <w:top w:val="nil"/>
              <w:left w:val="nil"/>
              <w:bottom w:val="single" w:color="000000" w:sz="12" w:space="0"/>
              <w:right w:val="nil"/>
            </w:tcBorders>
            <w:shd w:val="clear" w:color="auto" w:fill="FFFFFF"/>
            <w:vAlign w:val="center"/>
          </w:tcPr>
          <w:p w14:paraId="0F951884">
            <w:pPr>
              <w:pStyle w:val="33"/>
            </w:pPr>
            <w:r>
              <w:rPr>
                <w:rFonts w:hint="eastAsia"/>
              </w:rPr>
              <w:t>12</w:t>
            </w:r>
          </w:p>
        </w:tc>
        <w:tc>
          <w:tcPr>
            <w:tcW w:w="2028" w:type="dxa"/>
            <w:tcBorders>
              <w:top w:val="nil"/>
              <w:left w:val="nil"/>
              <w:bottom w:val="single" w:color="000000" w:sz="12" w:space="0"/>
              <w:right w:val="nil"/>
            </w:tcBorders>
            <w:shd w:val="clear" w:color="auto" w:fill="FFFFFF"/>
            <w:vAlign w:val="center"/>
          </w:tcPr>
          <w:p w14:paraId="65DA38AC">
            <w:pPr>
              <w:pStyle w:val="33"/>
            </w:pPr>
            <w:r>
              <w:rPr>
                <w:rFonts w:hint="eastAsia"/>
              </w:rPr>
              <w:t>remark</w:t>
            </w:r>
          </w:p>
        </w:tc>
        <w:tc>
          <w:tcPr>
            <w:tcW w:w="1656" w:type="dxa"/>
            <w:tcBorders>
              <w:top w:val="nil"/>
              <w:left w:val="nil"/>
              <w:bottom w:val="single" w:color="000000" w:sz="12" w:space="0"/>
              <w:right w:val="nil"/>
            </w:tcBorders>
            <w:shd w:val="clear" w:color="auto" w:fill="FFFFFF"/>
            <w:vAlign w:val="center"/>
          </w:tcPr>
          <w:p w14:paraId="7FBD0B94">
            <w:pPr>
              <w:pStyle w:val="33"/>
            </w:pPr>
            <w:r>
              <w:rPr>
                <w:rFonts w:hint="eastAsia"/>
              </w:rPr>
              <w:t>varchar</w:t>
            </w:r>
          </w:p>
        </w:tc>
        <w:tc>
          <w:tcPr>
            <w:tcW w:w="1317" w:type="dxa"/>
            <w:tcBorders>
              <w:top w:val="nil"/>
              <w:left w:val="nil"/>
              <w:bottom w:val="single" w:color="000000" w:sz="12" w:space="0"/>
              <w:right w:val="nil"/>
            </w:tcBorders>
            <w:shd w:val="clear" w:color="auto" w:fill="FFFFFF"/>
            <w:vAlign w:val="center"/>
          </w:tcPr>
          <w:p w14:paraId="12721897">
            <w:pPr>
              <w:pStyle w:val="33"/>
            </w:pPr>
          </w:p>
        </w:tc>
        <w:tc>
          <w:tcPr>
            <w:tcW w:w="2755" w:type="dxa"/>
            <w:tcBorders>
              <w:top w:val="nil"/>
              <w:left w:val="nil"/>
              <w:bottom w:val="single" w:color="000000" w:sz="12" w:space="0"/>
              <w:right w:val="nil"/>
            </w:tcBorders>
            <w:shd w:val="clear" w:color="auto" w:fill="FFFFFF"/>
            <w:vAlign w:val="center"/>
          </w:tcPr>
          <w:p w14:paraId="3E261B05">
            <w:pPr>
              <w:pStyle w:val="33"/>
            </w:pPr>
            <w:r>
              <w:rPr>
                <w:rFonts w:hint="eastAsia"/>
              </w:rPr>
              <w:t>备注</w:t>
            </w:r>
          </w:p>
        </w:tc>
      </w:tr>
    </w:tbl>
    <w:p w14:paraId="03230F30">
      <w:pPr>
        <w:spacing w:before="424" w:beforeLines="100" w:after="424" w:afterLines="100"/>
        <w:ind w:firstLine="480"/>
      </w:pPr>
      <w:r>
        <w:rPr>
          <w:rFonts w:hint="eastAsia"/>
        </w:rPr>
        <w:t>sys_user_role表是系统中用于建立用户与角色多对多关系的中间表。包含用户ID和角色ID两个字段，分别与sys_user表和sys_role表的主键关联。这种设计允许系统灵活地为用户分配多个角色，将一个角色分配给多个用户。用户登录时，系统通过查询此表来确定其权限范围。这种设计提高了权限管理的效率。具体设计如表</w:t>
      </w:r>
      <w:r>
        <w:t>4.5</w:t>
      </w:r>
      <w:r>
        <w:rPr>
          <w:rFonts w:hint="eastAsia"/>
        </w:rPr>
        <w:t>所示</w:t>
      </w:r>
      <w:r>
        <w:t>。</w:t>
      </w:r>
    </w:p>
    <w:p w14:paraId="730A4900">
      <w:pPr>
        <w:pStyle w:val="11"/>
        <w:keepNext/>
        <w:keepLines/>
        <w:ind w:firstLine="0" w:firstLineChars="0"/>
        <w:jc w:val="center"/>
        <w:rPr>
          <w:b/>
          <w:bCs/>
        </w:rPr>
      </w:pPr>
      <w:r>
        <w:rPr>
          <w:rFonts w:ascii="楷体" w:hAnsi="楷体" w:eastAsia="楷体"/>
        </w:rPr>
        <w:t>表</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5</w:t>
      </w:r>
      <w:r>
        <w:fldChar w:fldCharType="end"/>
      </w:r>
      <w:r>
        <w:rPr>
          <w:lang w:bidi="ar"/>
        </w:rPr>
        <w:t xml:space="preserve"> </w:t>
      </w:r>
      <w:r>
        <w:rPr>
          <w:rFonts w:hint="eastAsia"/>
        </w:rPr>
        <w:t>sys_user_role</w:t>
      </w:r>
      <w:r>
        <w:rPr>
          <w:rFonts w:hint="eastAsia" w:ascii="楷体" w:hAnsi="楷体" w:eastAsia="楷体"/>
        </w:rPr>
        <w:t>表</w:t>
      </w:r>
    </w:p>
    <w:tbl>
      <w:tblPr>
        <w:tblStyle w:val="2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8"/>
        <w:gridCol w:w="2314"/>
        <w:gridCol w:w="1707"/>
        <w:gridCol w:w="1707"/>
        <w:gridCol w:w="1721"/>
      </w:tblGrid>
      <w:tr w14:paraId="3CE2F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727" w:type="pct"/>
            <w:tcBorders>
              <w:top w:val="single" w:color="000000" w:sz="12" w:space="0"/>
              <w:left w:val="nil"/>
              <w:bottom w:val="single" w:color="000000" w:sz="4" w:space="0"/>
              <w:right w:val="nil"/>
            </w:tcBorders>
            <w:shd w:val="clear" w:color="auto" w:fill="FFFFFF"/>
            <w:vAlign w:val="center"/>
          </w:tcPr>
          <w:p w14:paraId="6C9F776A">
            <w:pPr>
              <w:pStyle w:val="33"/>
            </w:pPr>
            <w:r>
              <w:rPr>
                <w:rFonts w:hint="eastAsia"/>
              </w:rPr>
              <w:t>序号</w:t>
            </w:r>
          </w:p>
        </w:tc>
        <w:tc>
          <w:tcPr>
            <w:tcW w:w="1327" w:type="pct"/>
            <w:tcBorders>
              <w:top w:val="single" w:color="000000" w:sz="12" w:space="0"/>
              <w:left w:val="nil"/>
              <w:bottom w:val="single" w:color="000000" w:sz="4" w:space="0"/>
              <w:right w:val="nil"/>
            </w:tcBorders>
            <w:shd w:val="clear" w:color="auto" w:fill="FFFFFF"/>
            <w:vAlign w:val="center"/>
          </w:tcPr>
          <w:p w14:paraId="3CB51C5D">
            <w:pPr>
              <w:pStyle w:val="33"/>
            </w:pPr>
            <w:r>
              <w:rPr>
                <w:rFonts w:hint="eastAsia"/>
              </w:rPr>
              <w:t>名称</w:t>
            </w:r>
          </w:p>
        </w:tc>
        <w:tc>
          <w:tcPr>
            <w:tcW w:w="979" w:type="pct"/>
            <w:tcBorders>
              <w:top w:val="single" w:color="000000" w:sz="12" w:space="0"/>
              <w:left w:val="nil"/>
              <w:bottom w:val="single" w:color="000000" w:sz="4" w:space="0"/>
              <w:right w:val="nil"/>
            </w:tcBorders>
            <w:shd w:val="clear" w:color="auto" w:fill="FFFFFF"/>
            <w:vAlign w:val="center"/>
          </w:tcPr>
          <w:p w14:paraId="0B0DE332">
            <w:pPr>
              <w:pStyle w:val="33"/>
            </w:pPr>
            <w:r>
              <w:rPr>
                <w:rFonts w:hint="eastAsia"/>
              </w:rPr>
              <w:t>类型</w:t>
            </w:r>
          </w:p>
        </w:tc>
        <w:tc>
          <w:tcPr>
            <w:tcW w:w="979" w:type="pct"/>
            <w:tcBorders>
              <w:top w:val="single" w:color="000000" w:sz="12" w:space="0"/>
              <w:left w:val="nil"/>
              <w:bottom w:val="single" w:color="000000" w:sz="4" w:space="0"/>
              <w:right w:val="nil"/>
            </w:tcBorders>
            <w:shd w:val="clear" w:color="auto" w:fill="FFFFFF"/>
            <w:vAlign w:val="center"/>
          </w:tcPr>
          <w:p w14:paraId="2ED1AC9D">
            <w:pPr>
              <w:pStyle w:val="33"/>
            </w:pPr>
            <w:r>
              <w:rPr>
                <w:rFonts w:hint="eastAsia"/>
              </w:rPr>
              <w:t>不为空</w:t>
            </w:r>
          </w:p>
        </w:tc>
        <w:tc>
          <w:tcPr>
            <w:tcW w:w="986" w:type="pct"/>
            <w:tcBorders>
              <w:top w:val="single" w:color="000000" w:sz="12" w:space="0"/>
              <w:left w:val="nil"/>
              <w:bottom w:val="single" w:color="000000" w:sz="4" w:space="0"/>
              <w:right w:val="nil"/>
            </w:tcBorders>
            <w:shd w:val="clear" w:color="auto" w:fill="FFFFFF"/>
            <w:vAlign w:val="center"/>
          </w:tcPr>
          <w:p w14:paraId="3CD7C665">
            <w:pPr>
              <w:pStyle w:val="33"/>
            </w:pPr>
            <w:r>
              <w:rPr>
                <w:rFonts w:hint="eastAsia"/>
              </w:rPr>
              <w:t>注释</w:t>
            </w:r>
          </w:p>
        </w:tc>
      </w:tr>
      <w:tr w14:paraId="4E75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727" w:type="pct"/>
            <w:tcBorders>
              <w:top w:val="single" w:color="000000" w:sz="4" w:space="0"/>
              <w:left w:val="nil"/>
              <w:bottom w:val="nil"/>
              <w:right w:val="nil"/>
            </w:tcBorders>
            <w:shd w:val="clear" w:color="auto" w:fill="FFFFFF"/>
            <w:vAlign w:val="center"/>
          </w:tcPr>
          <w:p w14:paraId="69FE418C">
            <w:pPr>
              <w:pStyle w:val="33"/>
            </w:pPr>
            <w:r>
              <w:t>1</w:t>
            </w:r>
          </w:p>
        </w:tc>
        <w:tc>
          <w:tcPr>
            <w:tcW w:w="2314" w:type="dxa"/>
            <w:tcBorders>
              <w:top w:val="single" w:color="000000" w:sz="4" w:space="0"/>
              <w:left w:val="nil"/>
              <w:bottom w:val="nil"/>
              <w:right w:val="nil"/>
            </w:tcBorders>
            <w:shd w:val="clear" w:color="auto" w:fill="FFFFFF"/>
            <w:vAlign w:val="center"/>
          </w:tcPr>
          <w:p w14:paraId="5A258F25">
            <w:pPr>
              <w:pStyle w:val="33"/>
            </w:pPr>
            <w:r>
              <w:rPr>
                <w:rFonts w:hint="eastAsia"/>
              </w:rPr>
              <w:t>user_id</w:t>
            </w:r>
          </w:p>
        </w:tc>
        <w:tc>
          <w:tcPr>
            <w:tcW w:w="1707" w:type="dxa"/>
            <w:tcBorders>
              <w:top w:val="single" w:color="000000" w:sz="4" w:space="0"/>
              <w:left w:val="nil"/>
              <w:bottom w:val="nil"/>
              <w:right w:val="nil"/>
            </w:tcBorders>
            <w:shd w:val="clear" w:color="auto" w:fill="FFFFFF"/>
            <w:vAlign w:val="center"/>
          </w:tcPr>
          <w:p w14:paraId="6DF15EDF">
            <w:pPr>
              <w:pStyle w:val="33"/>
            </w:pPr>
            <w:r>
              <w:rPr>
                <w:rFonts w:hint="eastAsia"/>
              </w:rPr>
              <w:t>int</w:t>
            </w:r>
          </w:p>
        </w:tc>
        <w:tc>
          <w:tcPr>
            <w:tcW w:w="1707" w:type="dxa"/>
            <w:tcBorders>
              <w:top w:val="single" w:color="000000" w:sz="4" w:space="0"/>
              <w:left w:val="nil"/>
              <w:bottom w:val="nil"/>
              <w:right w:val="nil"/>
            </w:tcBorders>
            <w:shd w:val="clear" w:color="auto" w:fill="FFFFFF"/>
            <w:vAlign w:val="center"/>
          </w:tcPr>
          <w:p w14:paraId="5FD18872">
            <w:pPr>
              <w:pStyle w:val="33"/>
            </w:pPr>
            <w:r>
              <w:rPr>
                <w:rFonts w:hint="eastAsia"/>
              </w:rPr>
              <w:t>√</w:t>
            </w:r>
          </w:p>
        </w:tc>
        <w:tc>
          <w:tcPr>
            <w:tcW w:w="1721" w:type="dxa"/>
            <w:tcBorders>
              <w:top w:val="single" w:color="000000" w:sz="4" w:space="0"/>
              <w:left w:val="nil"/>
              <w:bottom w:val="nil"/>
              <w:right w:val="nil"/>
            </w:tcBorders>
            <w:shd w:val="clear" w:color="auto" w:fill="FFFFFF"/>
            <w:vAlign w:val="center"/>
          </w:tcPr>
          <w:p w14:paraId="046C6BF0">
            <w:pPr>
              <w:pStyle w:val="33"/>
            </w:pPr>
            <w:r>
              <w:rPr>
                <w:rFonts w:hint="eastAsia"/>
              </w:rPr>
              <w:t>用户ID</w:t>
            </w:r>
          </w:p>
        </w:tc>
      </w:tr>
      <w:tr w14:paraId="1C26D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727" w:type="pct"/>
            <w:tcBorders>
              <w:top w:val="nil"/>
              <w:left w:val="nil"/>
              <w:bottom w:val="single" w:color="000000" w:sz="12" w:space="0"/>
              <w:right w:val="nil"/>
            </w:tcBorders>
            <w:shd w:val="clear" w:color="auto" w:fill="FFFFFF"/>
            <w:vAlign w:val="center"/>
          </w:tcPr>
          <w:p w14:paraId="0DB935BC">
            <w:pPr>
              <w:pStyle w:val="33"/>
            </w:pPr>
            <w:r>
              <w:rPr>
                <w:rFonts w:hint="eastAsia"/>
              </w:rPr>
              <w:t>2</w:t>
            </w:r>
          </w:p>
        </w:tc>
        <w:tc>
          <w:tcPr>
            <w:tcW w:w="2314" w:type="dxa"/>
            <w:tcBorders>
              <w:top w:val="nil"/>
              <w:left w:val="nil"/>
              <w:bottom w:val="single" w:color="000000" w:sz="12" w:space="0"/>
              <w:right w:val="nil"/>
            </w:tcBorders>
            <w:shd w:val="clear" w:color="auto" w:fill="FFFFFF"/>
            <w:vAlign w:val="center"/>
          </w:tcPr>
          <w:p w14:paraId="154F2FD6">
            <w:pPr>
              <w:pStyle w:val="33"/>
            </w:pPr>
            <w:r>
              <w:rPr>
                <w:rFonts w:hint="eastAsia"/>
              </w:rPr>
              <w:t>role_id</w:t>
            </w:r>
          </w:p>
        </w:tc>
        <w:tc>
          <w:tcPr>
            <w:tcW w:w="1707" w:type="dxa"/>
            <w:tcBorders>
              <w:top w:val="nil"/>
              <w:left w:val="nil"/>
              <w:bottom w:val="single" w:color="000000" w:sz="12" w:space="0"/>
              <w:right w:val="nil"/>
            </w:tcBorders>
            <w:shd w:val="clear" w:color="auto" w:fill="FFFFFF"/>
            <w:vAlign w:val="center"/>
          </w:tcPr>
          <w:p w14:paraId="19EAE39C">
            <w:pPr>
              <w:pStyle w:val="33"/>
            </w:pPr>
            <w:r>
              <w:rPr>
                <w:rFonts w:hint="eastAsia"/>
              </w:rPr>
              <w:t>int</w:t>
            </w:r>
          </w:p>
        </w:tc>
        <w:tc>
          <w:tcPr>
            <w:tcW w:w="1707" w:type="dxa"/>
            <w:tcBorders>
              <w:top w:val="nil"/>
              <w:left w:val="nil"/>
              <w:bottom w:val="single" w:color="000000" w:sz="12" w:space="0"/>
              <w:right w:val="nil"/>
            </w:tcBorders>
            <w:shd w:val="clear" w:color="auto" w:fill="FFFFFF"/>
            <w:vAlign w:val="center"/>
          </w:tcPr>
          <w:p w14:paraId="632A9A5B">
            <w:pPr>
              <w:pStyle w:val="33"/>
            </w:pPr>
            <w:r>
              <w:rPr>
                <w:rFonts w:hint="eastAsia"/>
              </w:rPr>
              <w:t>√</w:t>
            </w:r>
          </w:p>
        </w:tc>
        <w:tc>
          <w:tcPr>
            <w:tcW w:w="1721" w:type="dxa"/>
            <w:tcBorders>
              <w:top w:val="nil"/>
              <w:left w:val="nil"/>
              <w:bottom w:val="single" w:color="000000" w:sz="12" w:space="0"/>
              <w:right w:val="nil"/>
            </w:tcBorders>
            <w:shd w:val="clear" w:color="auto" w:fill="FFFFFF"/>
            <w:vAlign w:val="center"/>
          </w:tcPr>
          <w:p w14:paraId="74708838">
            <w:pPr>
              <w:pStyle w:val="33"/>
            </w:pPr>
            <w:r>
              <w:rPr>
                <w:rFonts w:hint="eastAsia"/>
              </w:rPr>
              <w:t>角色ID</w:t>
            </w:r>
          </w:p>
        </w:tc>
      </w:tr>
    </w:tbl>
    <w:p w14:paraId="188D3C82">
      <w:pPr>
        <w:spacing w:before="424" w:beforeLines="100" w:after="424" w:afterLines="100"/>
        <w:ind w:firstLine="480"/>
      </w:pPr>
      <w:r>
        <w:rPr>
          <w:rFonts w:hint="eastAsia"/>
        </w:rPr>
        <w:t>sys_role_menu表在系统中用于关联角色和菜单权限，负责角色和菜单之间的多对多映射关系。该表含有角色ID和菜单ID字段，这两个字段分别和sys_role表以及sys_menu表的主键建立关联，当用户的角色借助sys_user_role表得以确定后，系统会去查询sys_role_menu表，以此来明确角色的访问权限，形成用户的权限集合。管理员可对角色访问的权限给予管理，达成角色权限管理，sys_role_menu表为系统的权限分配给予了一种灵活又高效的实现途径。具体设计如表</w:t>
      </w:r>
      <w:r>
        <w:t>4.6</w:t>
      </w:r>
      <w:r>
        <w:rPr>
          <w:rFonts w:hint="eastAsia"/>
        </w:rPr>
        <w:t>所示</w:t>
      </w:r>
      <w:r>
        <w:t>。</w:t>
      </w:r>
    </w:p>
    <w:p w14:paraId="7D56FAA0">
      <w:pPr>
        <w:pStyle w:val="11"/>
        <w:keepNext/>
        <w:keepLines/>
        <w:ind w:firstLine="0" w:firstLineChars="0"/>
        <w:jc w:val="center"/>
        <w:rPr>
          <w:b/>
          <w:bCs/>
        </w:rPr>
      </w:pPr>
      <w:r>
        <w:rPr>
          <w:rFonts w:ascii="楷体" w:hAnsi="楷体" w:eastAsia="楷体"/>
        </w:rPr>
        <w:t>表</w:t>
      </w:r>
      <w:r>
        <w:fldChar w:fldCharType="begin"/>
      </w:r>
      <w:r>
        <w:instrText xml:space="preserve"> STYLEREF 1 \s </w:instrText>
      </w:r>
      <w:r>
        <w:fldChar w:fldCharType="separate"/>
      </w:r>
      <w:r>
        <w:t>4</w:t>
      </w:r>
      <w:r>
        <w:fldChar w:fldCharType="end"/>
      </w:r>
      <w:r>
        <w:rPr>
          <w:rFonts w:hint="eastAsia"/>
        </w:rPr>
        <w:t>.</w:t>
      </w:r>
      <w:r>
        <w:t xml:space="preserve">6 </w:t>
      </w:r>
      <w:r>
        <w:rPr>
          <w:rFonts w:hint="eastAsia"/>
        </w:rPr>
        <w:t>sys_role_menu</w:t>
      </w:r>
      <w:r>
        <w:rPr>
          <w:rFonts w:hint="eastAsia" w:ascii="楷体" w:hAnsi="楷体" w:eastAsia="楷体"/>
        </w:rPr>
        <w:t>表</w:t>
      </w:r>
    </w:p>
    <w:tbl>
      <w:tblPr>
        <w:tblStyle w:val="2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9"/>
        <w:gridCol w:w="2317"/>
        <w:gridCol w:w="1707"/>
        <w:gridCol w:w="1707"/>
        <w:gridCol w:w="1717"/>
      </w:tblGrid>
      <w:tr w14:paraId="5013D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728" w:type="pct"/>
            <w:tcBorders>
              <w:top w:val="single" w:color="000000" w:sz="12" w:space="0"/>
              <w:left w:val="nil"/>
              <w:bottom w:val="single" w:color="000000" w:sz="4" w:space="0"/>
              <w:right w:val="nil"/>
            </w:tcBorders>
            <w:shd w:val="clear" w:color="auto" w:fill="FFFFFF"/>
            <w:vAlign w:val="center"/>
          </w:tcPr>
          <w:p w14:paraId="0CD9BD32">
            <w:pPr>
              <w:pStyle w:val="33"/>
            </w:pPr>
            <w:r>
              <w:rPr>
                <w:rFonts w:hint="eastAsia"/>
              </w:rPr>
              <w:t>序号</w:t>
            </w:r>
          </w:p>
        </w:tc>
        <w:tc>
          <w:tcPr>
            <w:tcW w:w="1329" w:type="pct"/>
            <w:tcBorders>
              <w:top w:val="single" w:color="000000" w:sz="12" w:space="0"/>
              <w:left w:val="nil"/>
              <w:bottom w:val="single" w:color="000000" w:sz="4" w:space="0"/>
              <w:right w:val="nil"/>
            </w:tcBorders>
            <w:shd w:val="clear" w:color="auto" w:fill="FFFFFF"/>
            <w:vAlign w:val="center"/>
          </w:tcPr>
          <w:p w14:paraId="183BDE64">
            <w:pPr>
              <w:pStyle w:val="33"/>
            </w:pPr>
            <w:r>
              <w:rPr>
                <w:rFonts w:hint="eastAsia"/>
              </w:rPr>
              <w:t>名称</w:t>
            </w:r>
          </w:p>
        </w:tc>
        <w:tc>
          <w:tcPr>
            <w:tcW w:w="979" w:type="pct"/>
            <w:tcBorders>
              <w:top w:val="single" w:color="000000" w:sz="12" w:space="0"/>
              <w:left w:val="nil"/>
              <w:bottom w:val="single" w:color="000000" w:sz="4" w:space="0"/>
              <w:right w:val="nil"/>
            </w:tcBorders>
            <w:shd w:val="clear" w:color="auto" w:fill="FFFFFF"/>
            <w:vAlign w:val="center"/>
          </w:tcPr>
          <w:p w14:paraId="4BCF50C9">
            <w:pPr>
              <w:pStyle w:val="33"/>
            </w:pPr>
            <w:r>
              <w:rPr>
                <w:rFonts w:hint="eastAsia"/>
              </w:rPr>
              <w:t>类型</w:t>
            </w:r>
          </w:p>
        </w:tc>
        <w:tc>
          <w:tcPr>
            <w:tcW w:w="979" w:type="pct"/>
            <w:tcBorders>
              <w:top w:val="single" w:color="000000" w:sz="12" w:space="0"/>
              <w:left w:val="nil"/>
              <w:bottom w:val="single" w:color="000000" w:sz="4" w:space="0"/>
              <w:right w:val="nil"/>
            </w:tcBorders>
            <w:shd w:val="clear" w:color="auto" w:fill="FFFFFF"/>
            <w:vAlign w:val="center"/>
          </w:tcPr>
          <w:p w14:paraId="6B5AFA2C">
            <w:pPr>
              <w:pStyle w:val="33"/>
            </w:pPr>
            <w:r>
              <w:rPr>
                <w:rFonts w:hint="eastAsia"/>
              </w:rPr>
              <w:t>不为空</w:t>
            </w:r>
          </w:p>
        </w:tc>
        <w:tc>
          <w:tcPr>
            <w:tcW w:w="986" w:type="pct"/>
            <w:tcBorders>
              <w:top w:val="single" w:color="000000" w:sz="12" w:space="0"/>
              <w:left w:val="nil"/>
              <w:bottom w:val="single" w:color="000000" w:sz="4" w:space="0"/>
              <w:right w:val="nil"/>
            </w:tcBorders>
            <w:shd w:val="clear" w:color="auto" w:fill="FFFFFF"/>
            <w:vAlign w:val="center"/>
          </w:tcPr>
          <w:p w14:paraId="1C3C4AF2">
            <w:pPr>
              <w:pStyle w:val="33"/>
            </w:pPr>
            <w:r>
              <w:rPr>
                <w:rFonts w:hint="eastAsia"/>
              </w:rPr>
              <w:t>注释</w:t>
            </w:r>
          </w:p>
        </w:tc>
      </w:tr>
      <w:tr w14:paraId="494A8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728" w:type="pct"/>
            <w:tcBorders>
              <w:top w:val="single" w:color="000000" w:sz="4" w:space="0"/>
              <w:left w:val="nil"/>
              <w:bottom w:val="nil"/>
              <w:right w:val="nil"/>
            </w:tcBorders>
            <w:shd w:val="clear" w:color="auto" w:fill="FFFFFF"/>
            <w:vAlign w:val="center"/>
          </w:tcPr>
          <w:p w14:paraId="24CC9FE6">
            <w:pPr>
              <w:pStyle w:val="33"/>
            </w:pPr>
            <w:r>
              <w:t>1</w:t>
            </w:r>
          </w:p>
        </w:tc>
        <w:tc>
          <w:tcPr>
            <w:tcW w:w="1329" w:type="pct"/>
            <w:tcBorders>
              <w:top w:val="single" w:color="000000" w:sz="4" w:space="0"/>
              <w:left w:val="nil"/>
              <w:bottom w:val="nil"/>
              <w:right w:val="nil"/>
            </w:tcBorders>
            <w:shd w:val="clear" w:color="auto" w:fill="FFFFFF"/>
            <w:vAlign w:val="center"/>
          </w:tcPr>
          <w:p w14:paraId="591EFDC4">
            <w:pPr>
              <w:pStyle w:val="33"/>
            </w:pPr>
            <w:r>
              <w:rPr>
                <w:rFonts w:hint="eastAsia"/>
              </w:rPr>
              <w:t>role_id</w:t>
            </w:r>
          </w:p>
        </w:tc>
        <w:tc>
          <w:tcPr>
            <w:tcW w:w="979" w:type="pct"/>
            <w:tcBorders>
              <w:top w:val="single" w:color="000000" w:sz="4" w:space="0"/>
              <w:left w:val="nil"/>
              <w:bottom w:val="nil"/>
              <w:right w:val="nil"/>
            </w:tcBorders>
            <w:shd w:val="clear" w:color="auto" w:fill="FFFFFF"/>
            <w:vAlign w:val="center"/>
          </w:tcPr>
          <w:p w14:paraId="14FA1F6C">
            <w:pPr>
              <w:pStyle w:val="33"/>
            </w:pPr>
            <w:r>
              <w:rPr>
                <w:rFonts w:hint="eastAsia"/>
              </w:rPr>
              <w:t>int</w:t>
            </w:r>
          </w:p>
        </w:tc>
        <w:tc>
          <w:tcPr>
            <w:tcW w:w="979" w:type="pct"/>
            <w:tcBorders>
              <w:top w:val="single" w:color="000000" w:sz="4" w:space="0"/>
              <w:left w:val="nil"/>
              <w:bottom w:val="nil"/>
              <w:right w:val="nil"/>
            </w:tcBorders>
            <w:shd w:val="clear" w:color="auto" w:fill="FFFFFF"/>
            <w:vAlign w:val="center"/>
          </w:tcPr>
          <w:p w14:paraId="5A943631">
            <w:pPr>
              <w:pStyle w:val="33"/>
            </w:pPr>
            <w:r>
              <w:rPr>
                <w:rFonts w:hint="eastAsia"/>
              </w:rPr>
              <w:t>√</w:t>
            </w:r>
          </w:p>
        </w:tc>
        <w:tc>
          <w:tcPr>
            <w:tcW w:w="986" w:type="pct"/>
            <w:tcBorders>
              <w:top w:val="single" w:color="000000" w:sz="4" w:space="0"/>
              <w:left w:val="nil"/>
              <w:bottom w:val="nil"/>
              <w:right w:val="nil"/>
            </w:tcBorders>
            <w:shd w:val="clear" w:color="auto" w:fill="FFFFFF"/>
            <w:vAlign w:val="center"/>
          </w:tcPr>
          <w:p w14:paraId="02EFEC57">
            <w:pPr>
              <w:pStyle w:val="33"/>
            </w:pPr>
            <w:r>
              <w:rPr>
                <w:rFonts w:hint="eastAsia"/>
              </w:rPr>
              <w:t>角色ID</w:t>
            </w:r>
          </w:p>
        </w:tc>
      </w:tr>
      <w:tr w14:paraId="71784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728" w:type="pct"/>
            <w:tcBorders>
              <w:top w:val="nil"/>
              <w:left w:val="nil"/>
              <w:bottom w:val="single" w:color="000000" w:sz="12" w:space="0"/>
              <w:right w:val="nil"/>
            </w:tcBorders>
            <w:shd w:val="clear" w:color="auto" w:fill="FFFFFF"/>
            <w:vAlign w:val="center"/>
          </w:tcPr>
          <w:p w14:paraId="4B1F14C4">
            <w:pPr>
              <w:pStyle w:val="33"/>
            </w:pPr>
            <w:r>
              <w:rPr>
                <w:rFonts w:hint="eastAsia"/>
              </w:rPr>
              <w:t>2</w:t>
            </w:r>
          </w:p>
        </w:tc>
        <w:tc>
          <w:tcPr>
            <w:tcW w:w="1329" w:type="pct"/>
            <w:tcBorders>
              <w:top w:val="nil"/>
              <w:left w:val="nil"/>
              <w:bottom w:val="single" w:color="000000" w:sz="12" w:space="0"/>
              <w:right w:val="nil"/>
            </w:tcBorders>
            <w:shd w:val="clear" w:color="auto" w:fill="FFFFFF"/>
            <w:vAlign w:val="center"/>
          </w:tcPr>
          <w:p w14:paraId="026C7E78">
            <w:pPr>
              <w:pStyle w:val="33"/>
            </w:pPr>
            <w:r>
              <w:rPr>
                <w:rFonts w:hint="eastAsia"/>
              </w:rPr>
              <w:t>menu_id</w:t>
            </w:r>
          </w:p>
        </w:tc>
        <w:tc>
          <w:tcPr>
            <w:tcW w:w="979" w:type="pct"/>
            <w:tcBorders>
              <w:top w:val="nil"/>
              <w:left w:val="nil"/>
              <w:bottom w:val="single" w:color="000000" w:sz="12" w:space="0"/>
              <w:right w:val="nil"/>
            </w:tcBorders>
            <w:shd w:val="clear" w:color="auto" w:fill="FFFFFF"/>
            <w:vAlign w:val="center"/>
          </w:tcPr>
          <w:p w14:paraId="173C7E37">
            <w:pPr>
              <w:pStyle w:val="33"/>
            </w:pPr>
            <w:r>
              <w:rPr>
                <w:rFonts w:hint="eastAsia"/>
              </w:rPr>
              <w:t>int</w:t>
            </w:r>
          </w:p>
        </w:tc>
        <w:tc>
          <w:tcPr>
            <w:tcW w:w="979" w:type="pct"/>
            <w:tcBorders>
              <w:top w:val="nil"/>
              <w:left w:val="nil"/>
              <w:bottom w:val="single" w:color="000000" w:sz="12" w:space="0"/>
              <w:right w:val="nil"/>
            </w:tcBorders>
            <w:shd w:val="clear" w:color="auto" w:fill="FFFFFF"/>
            <w:vAlign w:val="center"/>
          </w:tcPr>
          <w:p w14:paraId="06C2B570">
            <w:pPr>
              <w:pStyle w:val="33"/>
            </w:pPr>
            <w:r>
              <w:rPr>
                <w:rFonts w:hint="eastAsia"/>
              </w:rPr>
              <w:t>√</w:t>
            </w:r>
          </w:p>
        </w:tc>
        <w:tc>
          <w:tcPr>
            <w:tcW w:w="986" w:type="pct"/>
            <w:tcBorders>
              <w:top w:val="nil"/>
              <w:left w:val="nil"/>
              <w:bottom w:val="single" w:color="000000" w:sz="12" w:space="0"/>
              <w:right w:val="nil"/>
            </w:tcBorders>
            <w:shd w:val="clear" w:color="auto" w:fill="FFFFFF"/>
            <w:vAlign w:val="center"/>
          </w:tcPr>
          <w:p w14:paraId="76B74FAB">
            <w:pPr>
              <w:pStyle w:val="33"/>
            </w:pPr>
            <w:r>
              <w:rPr>
                <w:rFonts w:hint="eastAsia"/>
              </w:rPr>
              <w:t>菜单ID</w:t>
            </w:r>
          </w:p>
        </w:tc>
      </w:tr>
    </w:tbl>
    <w:p w14:paraId="2E21BFEC">
      <w:pPr>
        <w:spacing w:before="424" w:beforeLines="100" w:after="424" w:afterLines="100"/>
        <w:ind w:firstLine="480"/>
      </w:pPr>
      <w:r>
        <w:rPr>
          <w:rFonts w:hint="eastAsia"/>
        </w:rPr>
        <w:t>数据库架构主要围绕用户</w:t>
      </w:r>
      <w:r>
        <w:t>权限</w:t>
      </w:r>
      <w:r>
        <w:rPr>
          <w:rFonts w:hint="eastAsia"/>
        </w:rPr>
        <w:t>管理构建。实现了分层的权限控制，并提供了网络资源访问控制。根据网络管理系统的需求分析，系统用户信息及权限管理</w:t>
      </w:r>
      <w:r>
        <w:t>的</w:t>
      </w:r>
      <w:r>
        <w:rPr>
          <w:rFonts w:hint="eastAsia"/>
        </w:rPr>
        <w:t>角度，</w:t>
      </w:r>
      <w:r>
        <w:t>得出本系统的E-R图如图4.</w:t>
      </w:r>
      <w:r>
        <w:rPr>
          <w:rFonts w:hint="eastAsia"/>
        </w:rPr>
        <w:t>3</w:t>
      </w:r>
      <w:r>
        <w:t>所示。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16"/>
      </w:tblGrid>
      <w:tr w14:paraId="43423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4" w:type="dxa"/>
          </w:tcPr>
          <w:p w14:paraId="5FCC7F73">
            <w:pPr>
              <w:pStyle w:val="32"/>
              <w:spacing w:before="212"/>
            </w:pPr>
            <w:r>
              <w:rPr>
                <w:rFonts w:hint="eastAsia"/>
              </w:rPr>
              <w:drawing>
                <wp:inline distT="0" distB="0" distL="114300" distR="114300">
                  <wp:extent cx="5327015" cy="3086100"/>
                  <wp:effectExtent l="0" t="0" r="6985" b="0"/>
                  <wp:docPr id="7" name="图片 7" descr="曾续缘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曾续缘ER图"/>
                          <pic:cNvPicPr>
                            <a:picLocks noChangeAspect="1"/>
                          </pic:cNvPicPr>
                        </pic:nvPicPr>
                        <pic:blipFill>
                          <a:blip r:embed="rId22"/>
                          <a:stretch>
                            <a:fillRect/>
                          </a:stretch>
                        </pic:blipFill>
                        <pic:spPr>
                          <a:xfrm>
                            <a:off x="0" y="0"/>
                            <a:ext cx="5344381" cy="3096063"/>
                          </a:xfrm>
                          <a:prstGeom prst="rect">
                            <a:avLst/>
                          </a:prstGeom>
                        </pic:spPr>
                      </pic:pic>
                    </a:graphicData>
                  </a:graphic>
                </wp:inline>
              </w:drawing>
            </w:r>
          </w:p>
        </w:tc>
      </w:tr>
      <w:tr w14:paraId="2F2EA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4" w:type="dxa"/>
          </w:tcPr>
          <w:p w14:paraId="5EB3B4DF">
            <w:pPr>
              <w:pStyle w:val="11"/>
              <w:spacing w:line="240" w:lineRule="auto"/>
              <w:ind w:firstLine="0" w:firstLineChars="0"/>
              <w:jc w:val="center"/>
            </w:pPr>
            <w:bookmarkStart w:id="149" w:name="_Ref24656"/>
            <w:r>
              <w:rPr>
                <w:rFonts w:ascii="楷体" w:hAnsi="楷体" w:eastAsia="楷体"/>
              </w:rPr>
              <w:t>图</w:t>
            </w:r>
            <w:r>
              <w:fldChar w:fldCharType="begin"/>
            </w:r>
            <w:r>
              <w:instrText xml:space="preserve"> STYLEREF 1 \s </w:instrText>
            </w:r>
            <w:r>
              <w:fldChar w:fldCharType="separate"/>
            </w:r>
            <w:r>
              <w:t>4</w:t>
            </w:r>
            <w:r>
              <w:fldChar w:fldCharType="end"/>
            </w:r>
            <w:r>
              <w:rPr>
                <w:rFonts w:hint="eastAsia"/>
              </w:rPr>
              <w:t>.</w:t>
            </w:r>
            <w:bookmarkEnd w:id="149"/>
            <w:r>
              <w:rPr>
                <w:rFonts w:hint="eastAsia"/>
              </w:rPr>
              <w:t xml:space="preserve">3 </w:t>
            </w:r>
            <w:r>
              <w:rPr>
                <w:rFonts w:hint="eastAsia" w:ascii="楷体" w:hAnsi="楷体" w:eastAsia="楷体"/>
              </w:rPr>
              <w:t>用户权限管理</w:t>
            </w:r>
            <w:r>
              <w:rPr>
                <w:rFonts w:hint="eastAsia"/>
              </w:rPr>
              <w:t>E-R</w:t>
            </w:r>
            <w:r>
              <w:rPr>
                <w:rFonts w:hint="eastAsia" w:ascii="楷体" w:hAnsi="楷体" w:eastAsia="楷体"/>
              </w:rPr>
              <w:t>图</w:t>
            </w:r>
          </w:p>
        </w:tc>
      </w:tr>
      <w:tr w14:paraId="519A6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4" w:type="dxa"/>
          </w:tcPr>
          <w:p w14:paraId="2CFF1A22">
            <w:pPr>
              <w:pStyle w:val="11"/>
              <w:spacing w:line="240" w:lineRule="auto"/>
              <w:ind w:firstLine="0" w:firstLineChars="0"/>
              <w:jc w:val="center"/>
            </w:pPr>
          </w:p>
        </w:tc>
      </w:tr>
    </w:tbl>
    <w:p w14:paraId="2B6CD8B0">
      <w:pPr>
        <w:ind w:firstLine="0" w:firstLineChars="0"/>
      </w:pPr>
    </w:p>
    <w:p w14:paraId="09C1B24E">
      <w:pPr>
        <w:pStyle w:val="2"/>
      </w:pPr>
      <w:bookmarkStart w:id="150" w:name="_Toc24342"/>
      <w:bookmarkStart w:id="151" w:name="_Toc78"/>
      <w:bookmarkStart w:id="152" w:name="_Toc23312"/>
      <w:bookmarkStart w:id="153" w:name="_Toc196330151"/>
      <w:bookmarkStart w:id="154" w:name="_Toc29535"/>
      <w:bookmarkStart w:id="155" w:name="_Toc3751"/>
      <w:r>
        <w:rPr>
          <w:rFonts w:hint="eastAsia"/>
        </w:rPr>
        <w:t>系统实现</w:t>
      </w:r>
      <w:bookmarkEnd w:id="150"/>
      <w:bookmarkEnd w:id="151"/>
      <w:bookmarkEnd w:id="152"/>
      <w:bookmarkEnd w:id="153"/>
      <w:bookmarkEnd w:id="154"/>
      <w:bookmarkEnd w:id="155"/>
    </w:p>
    <w:p w14:paraId="66E2100F">
      <w:pPr>
        <w:pStyle w:val="3"/>
      </w:pPr>
      <w:bookmarkStart w:id="156" w:name="_Toc196330152"/>
      <w:r>
        <w:rPr>
          <w:rFonts w:hint="eastAsia"/>
        </w:rPr>
        <w:t>SDN启动模块的实现</w:t>
      </w:r>
      <w:bookmarkEnd w:id="156"/>
    </w:p>
    <w:p w14:paraId="098EF25C">
      <w:pPr>
        <w:pStyle w:val="4"/>
      </w:pPr>
      <w:bookmarkStart w:id="157" w:name="_Toc196330153"/>
      <w:r>
        <w:rPr>
          <w:rFonts w:hint="eastAsia"/>
        </w:rPr>
        <w:t>Ryu启动</w:t>
      </w:r>
      <w:bookmarkEnd w:id="157"/>
    </w:p>
    <w:p w14:paraId="4BF45DE8">
      <w:pPr>
        <w:spacing w:before="424" w:beforeLines="100" w:after="424" w:afterLines="100"/>
        <w:ind w:firstLine="480"/>
      </w:pPr>
      <w:r>
        <w:t>控制器作为整个系统的核心组件，在系统初始化阶段需要进行启动。启动方式是通过Python的subprocess模块</w:t>
      </w:r>
      <w:r>
        <w:rPr>
          <w:vertAlign w:val="superscript"/>
        </w:rPr>
        <w:fldChar w:fldCharType="begin"/>
      </w:r>
      <w:r>
        <w:rPr>
          <w:vertAlign w:val="superscript"/>
        </w:rPr>
        <w:instrText xml:space="preserve"> REF _Ref194782380 \r \h  \* MERGEFORMAT </w:instrText>
      </w:r>
      <w:r>
        <w:rPr>
          <w:vertAlign w:val="superscript"/>
        </w:rPr>
        <w:fldChar w:fldCharType="separate"/>
      </w:r>
      <w:r>
        <w:rPr>
          <w:vertAlign w:val="superscript"/>
        </w:rPr>
        <w:t>[13]</w:t>
      </w:r>
      <w:r>
        <w:rPr>
          <w:vertAlign w:val="superscript"/>
        </w:rPr>
        <w:fldChar w:fldCharType="end"/>
      </w:r>
      <w:r>
        <w:t>来启动一个新的终端窗口（gnome-terminal），并在该窗口中运行ryu-manager命令。随后，系统会加载多个Ryu</w:t>
      </w:r>
      <w:r>
        <w:rPr>
          <w:rFonts w:hint="eastAsia"/>
        </w:rPr>
        <w:t xml:space="preserve"> </w:t>
      </w:r>
      <w:r>
        <w:t>REST</w:t>
      </w:r>
      <w:r>
        <w:rPr>
          <w:rFonts w:hint="eastAsia"/>
        </w:rPr>
        <w:t xml:space="preserve"> </w:t>
      </w:r>
      <w:r>
        <w:t>API应用，并启用链路状态观察功能（--observe-links）</w:t>
      </w:r>
      <w:r>
        <w:rPr>
          <w:rFonts w:hint="eastAsia"/>
        </w:rPr>
        <w:t>。相关代码如</w:t>
      </w:r>
      <w:r>
        <w:rPr>
          <w:rFonts w:hint="eastAsia"/>
        </w:rPr>
        <w:fldChar w:fldCharType="begin"/>
      </w:r>
      <w:r>
        <w:rPr>
          <w:rFonts w:hint="eastAsia"/>
        </w:rPr>
        <w:instrText xml:space="preserve"> REF _Ref24774 \h </w:instrText>
      </w:r>
      <w:r>
        <w:rPr>
          <w:rFonts w:hint="eastAsia"/>
        </w:rPr>
        <w:fldChar w:fldCharType="separate"/>
      </w:r>
      <w:r>
        <w:rPr>
          <w:rFonts w:ascii="楷体" w:hAnsi="楷体" w:eastAsia="楷体"/>
        </w:rPr>
        <w:t>图</w:t>
      </w:r>
      <w:r>
        <w:t>5</w:t>
      </w:r>
      <w:r>
        <w:rPr>
          <w:rFonts w:hint="eastAsia"/>
        </w:rPr>
        <w:t>.</w:t>
      </w:r>
      <w:r>
        <w:t>1</w:t>
      </w:r>
      <w:r>
        <w:rPr>
          <w:rFonts w:hint="eastAsia"/>
        </w:rPr>
        <w:fldChar w:fldCharType="end"/>
      </w:r>
      <w:r>
        <w:rPr>
          <w:rFonts w:hint="eastAsia"/>
        </w:rPr>
        <w:t>所示。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20"/>
      </w:tblGrid>
      <w:tr w14:paraId="4E235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60" w:hRule="atLeast"/>
        </w:trPr>
        <w:tc>
          <w:tcPr>
            <w:tcW w:w="8720" w:type="dxa"/>
          </w:tcPr>
          <w:p w14:paraId="78C366BE">
            <w:pPr>
              <w:spacing w:line="240" w:lineRule="auto"/>
              <w:ind w:firstLine="0" w:firstLineChars="0"/>
              <w:outlineLvl w:val="3"/>
            </w:pPr>
            <w:r>
              <w:rPr>
                <w:rFonts w:hint="eastAsia"/>
              </w:rPr>
              <w:drawing>
                <wp:anchor distT="0" distB="0" distL="114300" distR="114300" simplePos="0" relativeHeight="251665408" behindDoc="1" locked="0" layoutInCell="1" allowOverlap="1">
                  <wp:simplePos x="0" y="0"/>
                  <wp:positionH relativeFrom="column">
                    <wp:posOffset>777875</wp:posOffset>
                  </wp:positionH>
                  <wp:positionV relativeFrom="paragraph">
                    <wp:posOffset>77470</wp:posOffset>
                  </wp:positionV>
                  <wp:extent cx="3886835" cy="2556510"/>
                  <wp:effectExtent l="0" t="0" r="0" b="0"/>
                  <wp:wrapTight wrapText="bothSides">
                    <wp:wrapPolygon>
                      <wp:start x="0" y="0"/>
                      <wp:lineTo x="0" y="21503"/>
                      <wp:lineTo x="21512" y="21503"/>
                      <wp:lineTo x="21512" y="0"/>
                      <wp:lineTo x="0" y="0"/>
                    </wp:wrapPolygon>
                  </wp:wrapTight>
                  <wp:docPr id="13" name="图片 1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
                          <pic:cNvPicPr>
                            <a:picLocks noChangeAspect="1"/>
                          </pic:cNvPicPr>
                        </pic:nvPicPr>
                        <pic:blipFill>
                          <a:blip r:embed="rId23"/>
                          <a:srcRect r="20394" b="4448"/>
                          <a:stretch>
                            <a:fillRect/>
                          </a:stretch>
                        </pic:blipFill>
                        <pic:spPr>
                          <a:xfrm>
                            <a:off x="0" y="0"/>
                            <a:ext cx="3886835" cy="2556510"/>
                          </a:xfrm>
                          <a:prstGeom prst="rect">
                            <a:avLst/>
                          </a:prstGeom>
                        </pic:spPr>
                      </pic:pic>
                    </a:graphicData>
                  </a:graphic>
                </wp:anchor>
              </w:drawing>
            </w:r>
          </w:p>
          <w:p w14:paraId="7B498294">
            <w:pPr>
              <w:spacing w:line="240" w:lineRule="auto"/>
              <w:ind w:firstLine="0" w:firstLineChars="0"/>
              <w:outlineLvl w:val="3"/>
            </w:pPr>
          </w:p>
        </w:tc>
      </w:tr>
      <w:tr w14:paraId="7EDE0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0" w:type="dxa"/>
          </w:tcPr>
          <w:p w14:paraId="3CA0C623">
            <w:pPr>
              <w:pStyle w:val="11"/>
              <w:spacing w:line="240" w:lineRule="auto"/>
              <w:ind w:firstLine="0" w:firstLineChars="0"/>
              <w:jc w:val="center"/>
            </w:pPr>
            <w:bookmarkStart w:id="158" w:name="_Ref24774"/>
            <w:r>
              <w:rPr>
                <w:rFonts w:ascii="楷体" w:hAnsi="楷体" w:eastAsia="楷体"/>
              </w:rPr>
              <w:t>图</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w:t>
            </w:r>
            <w:r>
              <w:fldChar w:fldCharType="end"/>
            </w:r>
            <w:bookmarkEnd w:id="158"/>
            <w:r>
              <w:rPr>
                <w:rFonts w:hint="eastAsia"/>
              </w:rPr>
              <w:t xml:space="preserve"> Ryu</w:t>
            </w:r>
            <w:r>
              <w:rPr>
                <w:rFonts w:hint="eastAsia" w:ascii="楷体" w:hAnsi="楷体" w:eastAsia="楷体"/>
              </w:rPr>
              <w:t>控制器启动</w:t>
            </w:r>
          </w:p>
        </w:tc>
      </w:tr>
    </w:tbl>
    <w:p w14:paraId="27A29C44">
      <w:pPr>
        <w:pStyle w:val="4"/>
      </w:pPr>
      <w:bookmarkStart w:id="159" w:name="_Toc196330154"/>
      <w:r>
        <w:rPr>
          <w:rFonts w:hint="eastAsia"/>
        </w:rPr>
        <w:t>Mininet启动</w:t>
      </w:r>
      <w:bookmarkEnd w:id="159"/>
    </w:p>
    <w:p w14:paraId="2451B126">
      <w:pPr>
        <w:spacing w:before="424" w:beforeLines="100" w:after="424" w:afterLines="100"/>
        <w:ind w:firstLine="480"/>
      </w:pPr>
      <w:r>
        <w:rPr>
          <w:rFonts w:hint="eastAsia"/>
        </w:rPr>
        <w:t>通过screen会话在后台运行Mininet拓扑自定义文件，</w:t>
      </w:r>
      <w:r>
        <w:t>为了便于在</w:t>
      </w:r>
      <w:r>
        <w:rPr>
          <w:rFonts w:hint="eastAsia"/>
        </w:rPr>
        <w:t>后续发送CLI命令的（如pingall）。</w:t>
      </w:r>
      <w:r>
        <w:t>在Linux系统上</w:t>
      </w:r>
      <w:r>
        <w:rPr>
          <w:rFonts w:hint="eastAsia"/>
        </w:rPr>
        <w:t>使用gnome-terminal打开新终端窗口，运行screen会话。</w:t>
      </w:r>
      <w:r>
        <w:t>screen是终端多路复用器，允许在一个物理终端上启动多个逻辑会话，</w:t>
      </w:r>
      <w:r>
        <w:rPr>
          <w:rFonts w:hint="eastAsia"/>
        </w:rPr>
        <w:t>能</w:t>
      </w:r>
      <w:r>
        <w:t>实现会话分离和远程访问等功能。</w:t>
      </w:r>
      <w:r>
        <w:rPr>
          <w:rFonts w:hint="eastAsia"/>
        </w:rPr>
        <w:t>代码如图5.2所示。</w:t>
      </w:r>
    </w:p>
    <w:tbl>
      <w:tblPr>
        <w:tblStyle w:val="22"/>
        <w:tblpPr w:leftFromText="180" w:rightFromText="180" w:vertAnchor="text"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20"/>
      </w:tblGrid>
      <w:tr w14:paraId="69229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28" w:hRule="atLeast"/>
        </w:trPr>
        <w:tc>
          <w:tcPr>
            <w:tcW w:w="8720" w:type="dxa"/>
            <w:vAlign w:val="center"/>
          </w:tcPr>
          <w:p w14:paraId="6D05CD7A">
            <w:pPr>
              <w:spacing w:line="240" w:lineRule="auto"/>
              <w:ind w:firstLine="0" w:firstLineChars="0"/>
              <w:outlineLvl w:val="3"/>
            </w:pPr>
            <w:r>
              <w:rPr>
                <w:rFonts w:hint="eastAsia"/>
              </w:rPr>
              <w:drawing>
                <wp:anchor distT="0" distB="0" distL="114300" distR="114300" simplePos="0" relativeHeight="251666432" behindDoc="1" locked="0" layoutInCell="1" allowOverlap="1">
                  <wp:simplePos x="0" y="0"/>
                  <wp:positionH relativeFrom="column">
                    <wp:posOffset>469900</wp:posOffset>
                  </wp:positionH>
                  <wp:positionV relativeFrom="paragraph">
                    <wp:posOffset>90805</wp:posOffset>
                  </wp:positionV>
                  <wp:extent cx="4998720" cy="1422400"/>
                  <wp:effectExtent l="0" t="0" r="0" b="0"/>
                  <wp:wrapTight wrapText="bothSides">
                    <wp:wrapPolygon>
                      <wp:start x="0" y="0"/>
                      <wp:lineTo x="0" y="21291"/>
                      <wp:lineTo x="21534" y="21291"/>
                      <wp:lineTo x="21534" y="0"/>
                      <wp:lineTo x="0" y="0"/>
                    </wp:wrapPolygon>
                  </wp:wrapTight>
                  <wp:docPr id="17" name="图片 1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
                          <pic:cNvPicPr>
                            <a:picLocks noChangeAspect="1"/>
                          </pic:cNvPicPr>
                        </pic:nvPicPr>
                        <pic:blipFill>
                          <a:blip r:embed="rId24"/>
                          <a:srcRect r="2707" b="6835"/>
                          <a:stretch>
                            <a:fillRect/>
                          </a:stretch>
                        </pic:blipFill>
                        <pic:spPr>
                          <a:xfrm>
                            <a:off x="0" y="0"/>
                            <a:ext cx="4998720" cy="1422400"/>
                          </a:xfrm>
                          <a:prstGeom prst="rect">
                            <a:avLst/>
                          </a:prstGeom>
                        </pic:spPr>
                      </pic:pic>
                    </a:graphicData>
                  </a:graphic>
                </wp:anchor>
              </w:drawing>
            </w:r>
          </w:p>
          <w:p w14:paraId="12A8B6E3">
            <w:pPr>
              <w:spacing w:line="240" w:lineRule="auto"/>
              <w:ind w:firstLine="0" w:firstLineChars="0"/>
              <w:outlineLvl w:val="3"/>
            </w:pPr>
          </w:p>
          <w:p w14:paraId="6D7CD5CA">
            <w:pPr>
              <w:spacing w:line="240" w:lineRule="auto"/>
              <w:ind w:firstLine="0" w:firstLineChars="0"/>
              <w:outlineLvl w:val="3"/>
            </w:pPr>
          </w:p>
        </w:tc>
      </w:tr>
      <w:tr w14:paraId="1BCC1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0" w:type="dxa"/>
            <w:vAlign w:val="center"/>
          </w:tcPr>
          <w:p w14:paraId="6E0DA050">
            <w:pPr>
              <w:ind w:firstLine="0" w:firstLineChars="0"/>
              <w:jc w:val="center"/>
              <w:outlineLvl w:val="3"/>
            </w:pPr>
            <w:r>
              <w:rPr>
                <w:rFonts w:ascii="楷体" w:hAnsi="楷体" w:eastAsia="楷体"/>
              </w:rPr>
              <w:t>图</w:t>
            </w:r>
            <w:r>
              <w:fldChar w:fldCharType="begin"/>
            </w:r>
            <w:r>
              <w:instrText xml:space="preserve"> STYLEREF 1 \s </w:instrText>
            </w:r>
            <w:r>
              <w:fldChar w:fldCharType="separate"/>
            </w:r>
            <w:r>
              <w:t>5</w:t>
            </w:r>
            <w:r>
              <w:fldChar w:fldCharType="end"/>
            </w:r>
            <w:r>
              <w:rPr>
                <w:rFonts w:hint="eastAsia"/>
              </w:rPr>
              <w:t>.2 Mininet</w:t>
            </w:r>
            <w:r>
              <w:rPr>
                <w:rFonts w:hint="eastAsia" w:ascii="楷体" w:hAnsi="楷体" w:eastAsia="楷体"/>
              </w:rPr>
              <w:t>仿真网络启动</w:t>
            </w:r>
          </w:p>
        </w:tc>
      </w:tr>
    </w:tbl>
    <w:p w14:paraId="7EB140DC">
      <w:pPr>
        <w:pStyle w:val="3"/>
      </w:pPr>
      <w:bookmarkStart w:id="160" w:name="_Toc196330155"/>
      <w:r>
        <w:rPr>
          <w:rFonts w:hint="eastAsia"/>
        </w:rPr>
        <w:t>用户权限模块的实现</w:t>
      </w:r>
      <w:bookmarkEnd w:id="160"/>
    </w:p>
    <w:p w14:paraId="71123B0B">
      <w:pPr>
        <w:pStyle w:val="4"/>
      </w:pPr>
      <w:bookmarkStart w:id="161" w:name="_Toc196330156"/>
      <w:r>
        <w:rPr>
          <w:rFonts w:hint="eastAsia"/>
        </w:rPr>
        <w:t>用户管理</w:t>
      </w:r>
      <w:bookmarkEnd w:id="161"/>
    </w:p>
    <w:p w14:paraId="63701067">
      <w:pPr>
        <w:numPr>
          <w:ilvl w:val="0"/>
          <w:numId w:val="2"/>
        </w:numPr>
        <w:spacing w:before="424" w:beforeLines="100"/>
        <w:ind w:firstLine="480"/>
        <w:outlineLvl w:val="3"/>
      </w:pPr>
      <w:r>
        <w:rPr>
          <w:rFonts w:hint="eastAsia"/>
        </w:rPr>
        <w:t>页面展示</w:t>
      </w:r>
    </w:p>
    <w:p w14:paraId="5D321F8D">
      <w:pPr>
        <w:spacing w:after="424" w:afterLines="100"/>
        <w:ind w:firstLine="480"/>
      </w:pPr>
      <w:r>
        <w:rPr>
          <w:rFonts w:hint="eastAsia"/>
        </w:rPr>
        <w:t>用户管理界面顶部有搜索框和“搜索”按钮，用于查找用户。下方是用户信息表格，展示头像、用户名、角色等信息，每行末尾有管理按钮。方便查看或操作更多用户信息。页面实现如图5.3所示。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20"/>
      </w:tblGrid>
      <w:tr w14:paraId="5028D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674" w:hRule="atLeast"/>
        </w:trPr>
        <w:tc>
          <w:tcPr>
            <w:tcW w:w="8720" w:type="dxa"/>
          </w:tcPr>
          <w:p w14:paraId="66F13FC8">
            <w:pPr>
              <w:spacing w:line="240" w:lineRule="auto"/>
              <w:ind w:firstLine="0" w:firstLineChars="0"/>
              <w:outlineLvl w:val="3"/>
            </w:pPr>
            <w:r>
              <w:rPr>
                <w:rFonts w:hint="eastAsia"/>
              </w:rPr>
              <w:drawing>
                <wp:inline distT="0" distB="0" distL="114300" distR="114300">
                  <wp:extent cx="5581650" cy="2302510"/>
                  <wp:effectExtent l="0" t="0" r="0" b="2540"/>
                  <wp:docPr id="20" name="图片 2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
                          <pic:cNvPicPr>
                            <a:picLocks noChangeAspect="1"/>
                          </pic:cNvPicPr>
                        </pic:nvPicPr>
                        <pic:blipFill>
                          <a:blip r:embed="rId25"/>
                          <a:stretch>
                            <a:fillRect/>
                          </a:stretch>
                        </pic:blipFill>
                        <pic:spPr>
                          <a:xfrm>
                            <a:off x="0" y="0"/>
                            <a:ext cx="5609246" cy="2314078"/>
                          </a:xfrm>
                          <a:prstGeom prst="rect">
                            <a:avLst/>
                          </a:prstGeom>
                        </pic:spPr>
                      </pic:pic>
                    </a:graphicData>
                  </a:graphic>
                </wp:inline>
              </w:drawing>
            </w:r>
          </w:p>
        </w:tc>
      </w:tr>
      <w:tr w14:paraId="046B2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0" w:type="dxa"/>
          </w:tcPr>
          <w:p w14:paraId="4A539AEC">
            <w:pPr>
              <w:ind w:firstLine="0" w:firstLineChars="0"/>
              <w:jc w:val="center"/>
              <w:outlineLvl w:val="3"/>
            </w:pPr>
            <w:r>
              <w:rPr>
                <w:rFonts w:ascii="楷体" w:hAnsi="楷体" w:eastAsia="楷体"/>
              </w:rPr>
              <w:t>图</w:t>
            </w:r>
            <w:r>
              <w:t>5</w:t>
            </w:r>
            <w:r>
              <w:rPr>
                <w:rFonts w:hint="eastAsia"/>
              </w:rPr>
              <w:t xml:space="preserve">.3 </w:t>
            </w:r>
            <w:r>
              <w:rPr>
                <w:rFonts w:hint="eastAsia" w:ascii="楷体" w:hAnsi="楷体" w:eastAsia="楷体"/>
              </w:rPr>
              <w:t>用户管理页面</w:t>
            </w:r>
          </w:p>
        </w:tc>
      </w:tr>
    </w:tbl>
    <w:p w14:paraId="1DB3C340">
      <w:pPr>
        <w:numPr>
          <w:ilvl w:val="0"/>
          <w:numId w:val="2"/>
        </w:numPr>
        <w:spacing w:before="424" w:beforeLines="100"/>
        <w:ind w:firstLine="480"/>
        <w:outlineLvl w:val="3"/>
      </w:pPr>
      <w:r>
        <w:rPr>
          <w:rFonts w:hint="eastAsia"/>
        </w:rPr>
        <w:t>后台实现代码</w:t>
      </w:r>
    </w:p>
    <w:p w14:paraId="14562CAB">
      <w:pPr>
        <w:spacing w:after="424" w:afterLines="100"/>
        <w:ind w:firstLine="480"/>
      </w:pPr>
      <w:r>
        <w:rPr>
          <w:rFonts w:hint="eastAsia"/>
        </w:rPr>
        <w:t>用户管理模块实现了用户的创建、查询、修改和删除功能。用户认证采用JWT(JSON Web Token)机制，保证系统安全性</w:t>
      </w:r>
      <w:r>
        <w:rPr>
          <w:vertAlign w:val="superscript"/>
        </w:rPr>
        <w:fldChar w:fldCharType="begin"/>
      </w:r>
      <w:r>
        <w:rPr>
          <w:vertAlign w:val="superscript"/>
        </w:rPr>
        <w:instrText xml:space="preserve"> </w:instrText>
      </w:r>
      <w:r>
        <w:rPr>
          <w:rFonts w:hint="eastAsia"/>
          <w:vertAlign w:val="superscript"/>
        </w:rPr>
        <w:instrText xml:space="preserve">REF _Ref194782393 \r \h</w:instrText>
      </w:r>
      <w:r>
        <w:rPr>
          <w:vertAlign w:val="superscript"/>
        </w:rPr>
        <w:instrText xml:space="preserve">  \* MERGEFORMAT </w:instrText>
      </w:r>
      <w:r>
        <w:rPr>
          <w:vertAlign w:val="superscript"/>
        </w:rPr>
        <w:fldChar w:fldCharType="separate"/>
      </w:r>
      <w:r>
        <w:rPr>
          <w:vertAlign w:val="superscript"/>
        </w:rPr>
        <w:t>[14]</w:t>
      </w:r>
      <w:r>
        <w:rPr>
          <w:vertAlign w:val="superscript"/>
        </w:rPr>
        <w:fldChar w:fldCharType="end"/>
      </w:r>
      <w:r>
        <w:rPr>
          <w:rFonts w:hint="eastAsia"/>
        </w:rPr>
        <w:t>。用户创建时，密码通过Django提供的make_password函数进行加密存储。相关代码如</w:t>
      </w:r>
      <w:r>
        <w:t>图5</w:t>
      </w:r>
      <w:r>
        <w:rPr>
          <w:rFonts w:hint="eastAsia"/>
        </w:rPr>
        <w:t>.4所示。</w:t>
      </w:r>
    </w:p>
    <w:p w14:paraId="48FC5B5C">
      <w:pPr>
        <w:ind w:firstLine="0" w:firstLineChars="0"/>
      </w:pP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4"/>
      </w:tblGrid>
      <w:tr w14:paraId="6C08F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24" w:hRule="atLeast"/>
        </w:trPr>
        <w:tc>
          <w:tcPr>
            <w:tcW w:w="8494" w:type="dxa"/>
          </w:tcPr>
          <w:p w14:paraId="1449BDF4">
            <w:pPr>
              <w:spacing w:line="240" w:lineRule="auto"/>
              <w:ind w:firstLine="0" w:firstLineChars="0"/>
              <w:outlineLvl w:val="3"/>
            </w:pPr>
            <w:r>
              <w:rPr>
                <w:rFonts w:hint="eastAsia"/>
              </w:rPr>
              <w:drawing>
                <wp:anchor distT="0" distB="0" distL="114300" distR="114300" simplePos="0" relativeHeight="251667456" behindDoc="1" locked="0" layoutInCell="1" allowOverlap="1">
                  <wp:simplePos x="0" y="0"/>
                  <wp:positionH relativeFrom="column">
                    <wp:posOffset>687705</wp:posOffset>
                  </wp:positionH>
                  <wp:positionV relativeFrom="paragraph">
                    <wp:posOffset>47625</wp:posOffset>
                  </wp:positionV>
                  <wp:extent cx="3674110" cy="2299335"/>
                  <wp:effectExtent l="0" t="0" r="29210" b="32385"/>
                  <wp:wrapTight wrapText="bothSides">
                    <wp:wrapPolygon>
                      <wp:start x="0" y="0"/>
                      <wp:lineTo x="0" y="21475"/>
                      <wp:lineTo x="21503" y="21475"/>
                      <wp:lineTo x="21503" y="0"/>
                      <wp:lineTo x="0" y="0"/>
                    </wp:wrapPolygon>
                  </wp:wrapTight>
                  <wp:docPr id="21" name="图片 2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
                          <pic:cNvPicPr>
                            <a:picLocks noChangeAspect="1"/>
                          </pic:cNvPicPr>
                        </pic:nvPicPr>
                        <pic:blipFill>
                          <a:blip r:embed="rId26"/>
                          <a:stretch>
                            <a:fillRect/>
                          </a:stretch>
                        </pic:blipFill>
                        <pic:spPr>
                          <a:xfrm>
                            <a:off x="0" y="0"/>
                            <a:ext cx="3674110" cy="2299335"/>
                          </a:xfrm>
                          <a:prstGeom prst="rect">
                            <a:avLst/>
                          </a:prstGeom>
                        </pic:spPr>
                      </pic:pic>
                    </a:graphicData>
                  </a:graphic>
                </wp:anchor>
              </w:drawing>
            </w:r>
          </w:p>
        </w:tc>
      </w:tr>
      <w:tr w14:paraId="629BE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4" w:type="dxa"/>
          </w:tcPr>
          <w:p w14:paraId="2E32816D">
            <w:pPr>
              <w:ind w:firstLine="0" w:firstLineChars="0"/>
              <w:jc w:val="center"/>
              <w:outlineLvl w:val="3"/>
            </w:pPr>
            <w:r>
              <w:rPr>
                <w:rFonts w:ascii="楷体" w:hAnsi="楷体" w:eastAsia="楷体"/>
              </w:rPr>
              <w:t>图</w:t>
            </w:r>
            <w:r>
              <w:t>5</w:t>
            </w:r>
            <w:r>
              <w:rPr>
                <w:rFonts w:hint="eastAsia"/>
              </w:rPr>
              <w:t>.4</w:t>
            </w:r>
            <w:r>
              <w:rPr>
                <w:rFonts w:hint="eastAsia" w:ascii="楷体" w:hAnsi="楷体" w:eastAsia="楷体"/>
              </w:rPr>
              <w:t>用户管理页面代码实现</w:t>
            </w:r>
          </w:p>
        </w:tc>
      </w:tr>
    </w:tbl>
    <w:p w14:paraId="131DE9D6">
      <w:pPr>
        <w:spacing w:before="424" w:beforeLines="100" w:after="424" w:afterLines="100"/>
        <w:ind w:firstLine="480"/>
      </w:pPr>
      <w:r>
        <w:rPr>
          <w:rFonts w:hint="eastAsia"/>
        </w:rPr>
        <w:t>用户登录时，使用check_password函数验证密码，成功后生成JWT令牌返回给客户端。相关代码如</w:t>
      </w:r>
      <w:r>
        <w:t>图5</w:t>
      </w:r>
      <w:r>
        <w:rPr>
          <w:rFonts w:hint="eastAsia"/>
        </w:rPr>
        <w:t>.5所示。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4"/>
      </w:tblGrid>
      <w:tr w14:paraId="0C9C4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8" w:hRule="atLeast"/>
        </w:trPr>
        <w:tc>
          <w:tcPr>
            <w:tcW w:w="8504" w:type="dxa"/>
          </w:tcPr>
          <w:p w14:paraId="7DA06053">
            <w:pPr>
              <w:spacing w:line="240" w:lineRule="auto"/>
              <w:ind w:firstLine="0" w:firstLineChars="0"/>
              <w:outlineLvl w:val="3"/>
            </w:pPr>
            <w:r>
              <w:rPr>
                <w:rFonts w:hint="eastAsia"/>
              </w:rPr>
              <w:drawing>
                <wp:anchor distT="0" distB="0" distL="114300" distR="114300" simplePos="0" relativeHeight="251668480" behindDoc="1" locked="0" layoutInCell="1" allowOverlap="1">
                  <wp:simplePos x="0" y="0"/>
                  <wp:positionH relativeFrom="column">
                    <wp:posOffset>426720</wp:posOffset>
                  </wp:positionH>
                  <wp:positionV relativeFrom="paragraph">
                    <wp:posOffset>2540</wp:posOffset>
                  </wp:positionV>
                  <wp:extent cx="4685665" cy="2771775"/>
                  <wp:effectExtent l="0" t="0" r="8255" b="1905"/>
                  <wp:wrapTight wrapText="bothSides">
                    <wp:wrapPolygon>
                      <wp:start x="0" y="0"/>
                      <wp:lineTo x="0" y="21496"/>
                      <wp:lineTo x="21498" y="21496"/>
                      <wp:lineTo x="21498" y="0"/>
                      <wp:lineTo x="0" y="0"/>
                    </wp:wrapPolygon>
                  </wp:wrapTight>
                  <wp:docPr id="22" name="图片 2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
                          <pic:cNvPicPr>
                            <a:picLocks noChangeAspect="1"/>
                          </pic:cNvPicPr>
                        </pic:nvPicPr>
                        <pic:blipFill>
                          <a:blip r:embed="rId27"/>
                          <a:stretch>
                            <a:fillRect/>
                          </a:stretch>
                        </pic:blipFill>
                        <pic:spPr>
                          <a:xfrm>
                            <a:off x="0" y="0"/>
                            <a:ext cx="4685665" cy="2771775"/>
                          </a:xfrm>
                          <a:prstGeom prst="rect">
                            <a:avLst/>
                          </a:prstGeom>
                        </pic:spPr>
                      </pic:pic>
                    </a:graphicData>
                  </a:graphic>
                </wp:anchor>
              </w:drawing>
            </w:r>
          </w:p>
        </w:tc>
      </w:tr>
      <w:tr w14:paraId="161F7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504" w:type="dxa"/>
          </w:tcPr>
          <w:p w14:paraId="62ACB16C">
            <w:pPr>
              <w:ind w:firstLine="0" w:firstLineChars="0"/>
              <w:jc w:val="center"/>
              <w:outlineLvl w:val="3"/>
            </w:pPr>
            <w:r>
              <w:rPr>
                <w:rFonts w:ascii="楷体" w:hAnsi="楷体" w:eastAsia="楷体"/>
              </w:rPr>
              <w:t>图</w:t>
            </w:r>
            <w:r>
              <w:t>5</w:t>
            </w:r>
            <w:r>
              <w:rPr>
                <w:rFonts w:hint="eastAsia"/>
              </w:rPr>
              <w:t>.5</w:t>
            </w:r>
            <w:r>
              <w:rPr>
                <w:rFonts w:hint="eastAsia" w:ascii="楷体" w:hAnsi="楷体" w:eastAsia="楷体"/>
              </w:rPr>
              <w:t>用户管理页面代码实现</w:t>
            </w:r>
          </w:p>
        </w:tc>
      </w:tr>
    </w:tbl>
    <w:p w14:paraId="4FA5557D">
      <w:pPr>
        <w:pStyle w:val="4"/>
      </w:pPr>
      <w:bookmarkStart w:id="162" w:name="_Toc196330157"/>
      <w:r>
        <w:rPr>
          <w:rFonts w:hint="eastAsia"/>
        </w:rPr>
        <w:t>角色管理</w:t>
      </w:r>
      <w:bookmarkEnd w:id="162"/>
    </w:p>
    <w:p w14:paraId="14CD8B9B">
      <w:pPr>
        <w:numPr>
          <w:ilvl w:val="0"/>
          <w:numId w:val="3"/>
        </w:numPr>
        <w:spacing w:before="424" w:beforeLines="100"/>
        <w:ind w:firstLine="480"/>
        <w:outlineLvl w:val="3"/>
      </w:pPr>
      <w:r>
        <w:rPr>
          <w:rFonts w:hint="eastAsia"/>
        </w:rPr>
        <w:t>页面展示</w:t>
      </w:r>
    </w:p>
    <w:p w14:paraId="2C718211">
      <w:pPr>
        <w:spacing w:after="424" w:afterLines="100"/>
        <w:ind w:firstLine="480"/>
      </w:pPr>
      <w:r>
        <w:rPr>
          <w:rFonts w:hint="eastAsia"/>
        </w:rPr>
        <w:t>用户角色管理界面顶部设有检索区，包括搜索框和三个按钮，分别用于“检索”、“新增”和“批量删除选定项”。用户可通过搜索框输入角色名称检索信息，或使用按钮新增角色或批量删除选定角色。页面实现如图5.6所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4"/>
      </w:tblGrid>
      <w:tr w14:paraId="6547D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2" w:hRule="atLeast"/>
        </w:trPr>
        <w:tc>
          <w:tcPr>
            <w:tcW w:w="8504" w:type="dxa"/>
          </w:tcPr>
          <w:p w14:paraId="199787F7">
            <w:pPr>
              <w:spacing w:line="240" w:lineRule="auto"/>
              <w:ind w:firstLine="0" w:firstLineChars="0"/>
              <w:outlineLvl w:val="3"/>
            </w:pPr>
            <w:r>
              <w:rPr>
                <w:rFonts w:hint="eastAsia"/>
              </w:rPr>
              <w:drawing>
                <wp:anchor distT="0" distB="0" distL="114300" distR="114300" simplePos="0" relativeHeight="251684864" behindDoc="1" locked="0" layoutInCell="1" allowOverlap="1">
                  <wp:simplePos x="0" y="0"/>
                  <wp:positionH relativeFrom="column">
                    <wp:posOffset>0</wp:posOffset>
                  </wp:positionH>
                  <wp:positionV relativeFrom="paragraph">
                    <wp:posOffset>228600</wp:posOffset>
                  </wp:positionV>
                  <wp:extent cx="5032375" cy="2611755"/>
                  <wp:effectExtent l="0" t="0" r="12065" b="0"/>
                  <wp:wrapTight wrapText="bothSides">
                    <wp:wrapPolygon>
                      <wp:start x="0" y="0"/>
                      <wp:lineTo x="0" y="21427"/>
                      <wp:lineTo x="21521" y="21427"/>
                      <wp:lineTo x="21521" y="0"/>
                      <wp:lineTo x="0" y="0"/>
                    </wp:wrapPolygon>
                  </wp:wrapTight>
                  <wp:docPr id="8" name="图片 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
                          <pic:cNvPicPr>
                            <a:picLocks noChangeAspect="1"/>
                          </pic:cNvPicPr>
                        </pic:nvPicPr>
                        <pic:blipFill>
                          <a:blip r:embed="rId28"/>
                          <a:stretch>
                            <a:fillRect/>
                          </a:stretch>
                        </pic:blipFill>
                        <pic:spPr>
                          <a:xfrm>
                            <a:off x="0" y="0"/>
                            <a:ext cx="5032375" cy="2611755"/>
                          </a:xfrm>
                          <a:prstGeom prst="rect">
                            <a:avLst/>
                          </a:prstGeom>
                        </pic:spPr>
                      </pic:pic>
                    </a:graphicData>
                  </a:graphic>
                </wp:anchor>
              </w:drawing>
            </w:r>
          </w:p>
        </w:tc>
      </w:tr>
      <w:tr w14:paraId="3BC1E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8504" w:type="dxa"/>
          </w:tcPr>
          <w:p w14:paraId="0FB55D1D">
            <w:pPr>
              <w:ind w:firstLine="0" w:firstLineChars="0"/>
              <w:jc w:val="center"/>
              <w:outlineLvl w:val="3"/>
            </w:pPr>
            <w:r>
              <w:rPr>
                <w:rFonts w:hint="eastAsia" w:ascii="楷体" w:hAnsi="楷体" w:eastAsia="楷体"/>
              </w:rPr>
              <w:t>图</w:t>
            </w:r>
            <w:r>
              <w:rPr>
                <w:rFonts w:hint="eastAsia"/>
              </w:rPr>
              <w:t>5.6</w:t>
            </w:r>
            <w:r>
              <w:rPr>
                <w:rFonts w:hint="eastAsia" w:ascii="楷体" w:hAnsi="楷体" w:eastAsia="楷体"/>
              </w:rPr>
              <w:t>角色管理页面</w:t>
            </w:r>
          </w:p>
        </w:tc>
      </w:tr>
    </w:tbl>
    <w:p w14:paraId="19518085">
      <w:pPr>
        <w:numPr>
          <w:ilvl w:val="0"/>
          <w:numId w:val="3"/>
        </w:numPr>
        <w:spacing w:before="424" w:beforeLines="100"/>
        <w:ind w:firstLine="480"/>
        <w:outlineLvl w:val="3"/>
      </w:pPr>
      <w:r>
        <w:rPr>
          <w:rFonts w:hint="eastAsia"/>
        </w:rPr>
        <w:t>后台实现代码</w:t>
      </w:r>
    </w:p>
    <w:p w14:paraId="66BC23BD">
      <w:pPr>
        <w:spacing w:after="424" w:afterLines="100"/>
        <w:ind w:firstLine="480"/>
      </w:pPr>
      <w:r>
        <w:rPr>
          <w:rFonts w:hint="eastAsia"/>
        </w:rPr>
        <w:t>角色管理模块实现了角色的创建、查询、修改和删除功能。SysRoleMenu是角色与菜单的关联表，通过先删除角色所有现有菜单权限再重新创建新的关联记录的方式，实现了角色菜单权限的动态分配</w:t>
      </w:r>
      <w:r>
        <w:t>和</w:t>
      </w:r>
      <w:r>
        <w:rPr>
          <w:rFonts w:hint="eastAsia"/>
        </w:rPr>
        <w:t>更新。</w:t>
      </w:r>
      <w:r>
        <w:t>相关代码</w:t>
      </w:r>
      <w:r>
        <w:rPr>
          <w:rFonts w:hint="eastAsia"/>
        </w:rPr>
        <w:t>如</w:t>
      </w:r>
      <w:r>
        <w:t>图5</w:t>
      </w:r>
      <w:r>
        <w:rPr>
          <w:rFonts w:hint="eastAsia"/>
        </w:rPr>
        <w:t>.7所示。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20"/>
      </w:tblGrid>
      <w:tr w14:paraId="4519B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2" w:hRule="atLeast"/>
        </w:trPr>
        <w:tc>
          <w:tcPr>
            <w:tcW w:w="8504" w:type="dxa"/>
          </w:tcPr>
          <w:p w14:paraId="5AB3F70E">
            <w:pPr>
              <w:spacing w:line="240" w:lineRule="auto"/>
              <w:ind w:firstLine="0" w:firstLineChars="0"/>
              <w:outlineLvl w:val="3"/>
            </w:pPr>
            <w:r>
              <w:rPr>
                <w:rFonts w:hint="eastAsia"/>
              </w:rPr>
              <w:drawing>
                <wp:inline distT="0" distB="0" distL="114300" distR="114300">
                  <wp:extent cx="5463540" cy="1774190"/>
                  <wp:effectExtent l="0" t="0" r="7620" b="8890"/>
                  <wp:docPr id="24" name="图片 2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
                          <pic:cNvPicPr>
                            <a:picLocks noChangeAspect="1"/>
                          </pic:cNvPicPr>
                        </pic:nvPicPr>
                        <pic:blipFill>
                          <a:blip r:embed="rId29"/>
                          <a:stretch>
                            <a:fillRect/>
                          </a:stretch>
                        </pic:blipFill>
                        <pic:spPr>
                          <a:xfrm>
                            <a:off x="0" y="0"/>
                            <a:ext cx="5463540" cy="1774190"/>
                          </a:xfrm>
                          <a:prstGeom prst="rect">
                            <a:avLst/>
                          </a:prstGeom>
                        </pic:spPr>
                      </pic:pic>
                    </a:graphicData>
                  </a:graphic>
                </wp:inline>
              </w:drawing>
            </w:r>
          </w:p>
        </w:tc>
      </w:tr>
      <w:tr w14:paraId="04BA7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04" w:type="dxa"/>
            <w:vAlign w:val="center"/>
          </w:tcPr>
          <w:p w14:paraId="0651A1D7">
            <w:pPr>
              <w:ind w:firstLine="0" w:firstLineChars="0"/>
              <w:jc w:val="center"/>
              <w:outlineLvl w:val="3"/>
            </w:pPr>
            <w:r>
              <w:rPr>
                <w:rFonts w:ascii="楷体" w:hAnsi="楷体" w:eastAsia="楷体"/>
              </w:rPr>
              <w:t>图</w:t>
            </w:r>
            <w:r>
              <w:t>5</w:t>
            </w:r>
            <w:r>
              <w:rPr>
                <w:rFonts w:hint="eastAsia"/>
              </w:rPr>
              <w:t>.7</w:t>
            </w:r>
            <w:r>
              <w:rPr>
                <w:rFonts w:hint="eastAsia" w:ascii="楷体" w:hAnsi="楷体" w:eastAsia="楷体"/>
              </w:rPr>
              <w:t>角色管理页面代码实现</w:t>
            </w:r>
          </w:p>
        </w:tc>
      </w:tr>
    </w:tbl>
    <w:p w14:paraId="7FB51D81">
      <w:pPr>
        <w:spacing w:before="424" w:beforeLines="100" w:after="424" w:afterLines="100"/>
        <w:ind w:firstLine="480"/>
      </w:pPr>
      <w:r>
        <w:t>用户与角色之间是多对多关系，</w:t>
      </w:r>
      <w:r>
        <w:rPr>
          <w:lang w:bidi="ar"/>
        </w:rPr>
        <w:t>在SysUserRole这一用户与角色的关联表中，通过删除用户所有现存的角色关联，接着创建新的关联记录，实现了用户角色权限的动态分配和更新。</w:t>
      </w:r>
      <w:r>
        <w:t>相关代码</w:t>
      </w:r>
      <w:r>
        <w:rPr>
          <w:rFonts w:hint="eastAsia"/>
        </w:rPr>
        <w:t>如</w:t>
      </w:r>
      <w:r>
        <w:t>图5</w:t>
      </w:r>
      <w:r>
        <w:rPr>
          <w:rFonts w:hint="eastAsia"/>
        </w:rPr>
        <w:t>.8所示。</w:t>
      </w:r>
    </w:p>
    <w:p w14:paraId="6239C915">
      <w:pPr>
        <w:ind w:firstLine="0" w:firstLineChars="0"/>
      </w:pP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20"/>
      </w:tblGrid>
      <w:tr w14:paraId="14E48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81" w:hRule="atLeast"/>
        </w:trPr>
        <w:tc>
          <w:tcPr>
            <w:tcW w:w="8720" w:type="dxa"/>
          </w:tcPr>
          <w:p w14:paraId="5DE42822">
            <w:pPr>
              <w:spacing w:line="240" w:lineRule="auto"/>
              <w:ind w:firstLine="0" w:firstLineChars="0"/>
              <w:outlineLvl w:val="3"/>
            </w:pPr>
            <w:r>
              <w:rPr>
                <w:rFonts w:hint="eastAsia"/>
              </w:rPr>
              <w:drawing>
                <wp:inline distT="0" distB="0" distL="114300" distR="114300">
                  <wp:extent cx="5394960" cy="1751965"/>
                  <wp:effectExtent l="0" t="0" r="0" b="635"/>
                  <wp:docPr id="25" name="图片 25"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
                          <pic:cNvPicPr>
                            <a:picLocks noChangeAspect="1"/>
                          </pic:cNvPicPr>
                        </pic:nvPicPr>
                        <pic:blipFill>
                          <a:blip r:embed="rId30"/>
                          <a:stretch>
                            <a:fillRect/>
                          </a:stretch>
                        </pic:blipFill>
                        <pic:spPr>
                          <a:xfrm>
                            <a:off x="0" y="0"/>
                            <a:ext cx="5394960" cy="1751965"/>
                          </a:xfrm>
                          <a:prstGeom prst="rect">
                            <a:avLst/>
                          </a:prstGeom>
                        </pic:spPr>
                      </pic:pic>
                    </a:graphicData>
                  </a:graphic>
                </wp:inline>
              </w:drawing>
            </w:r>
          </w:p>
        </w:tc>
      </w:tr>
      <w:tr w14:paraId="3FEC3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0" w:type="dxa"/>
          </w:tcPr>
          <w:p w14:paraId="1D9D8B0D">
            <w:pPr>
              <w:ind w:firstLine="0" w:firstLineChars="0"/>
              <w:jc w:val="center"/>
              <w:outlineLvl w:val="3"/>
            </w:pPr>
            <w:r>
              <w:rPr>
                <w:rFonts w:ascii="楷体" w:hAnsi="楷体" w:eastAsia="楷体"/>
              </w:rPr>
              <w:t>图</w:t>
            </w:r>
            <w:r>
              <w:t>5</w:t>
            </w:r>
            <w:r>
              <w:rPr>
                <w:rFonts w:hint="eastAsia"/>
              </w:rPr>
              <w:t>.8</w:t>
            </w:r>
            <w:r>
              <w:rPr>
                <w:rFonts w:hint="eastAsia" w:ascii="楷体" w:hAnsi="楷体" w:eastAsia="楷体"/>
              </w:rPr>
              <w:t>角色管理页面代码实现</w:t>
            </w:r>
          </w:p>
        </w:tc>
      </w:tr>
    </w:tbl>
    <w:p w14:paraId="6358B04F">
      <w:pPr>
        <w:ind w:firstLine="480"/>
      </w:pPr>
    </w:p>
    <w:p w14:paraId="5C709F90">
      <w:pPr>
        <w:pStyle w:val="4"/>
      </w:pPr>
      <w:bookmarkStart w:id="163" w:name="_Toc196330158"/>
      <w:r>
        <w:rPr>
          <w:rFonts w:hint="eastAsia"/>
        </w:rPr>
        <w:t>菜单权限管理</w:t>
      </w:r>
      <w:bookmarkEnd w:id="163"/>
    </w:p>
    <w:p w14:paraId="67A6417C">
      <w:pPr>
        <w:numPr>
          <w:ilvl w:val="0"/>
          <w:numId w:val="4"/>
        </w:numPr>
        <w:spacing w:before="424" w:beforeLines="100"/>
        <w:ind w:firstLine="480"/>
        <w:outlineLvl w:val="3"/>
      </w:pPr>
      <w:r>
        <w:rPr>
          <w:rFonts w:hint="eastAsia"/>
        </w:rPr>
        <w:t>页面展示</w:t>
      </w:r>
    </w:p>
    <w:p w14:paraId="702B1AA5">
      <w:pPr>
        <w:spacing w:after="424" w:afterLines="100"/>
        <w:ind w:firstLine="480"/>
      </w:pPr>
      <w:r>
        <w:rPr>
          <w:rFonts w:hint="eastAsia"/>
        </w:rPr>
        <w:t>菜单管理页面是系统核心界面，顶部有“新增”按钮方便添加菜单项，下方展示包含关键信息的菜单列表，如名称、图标等。用户可组织管理菜单结构，确保界面逻辑清晰、操作便捷。页面实现如图5.9所示。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4"/>
      </w:tblGrid>
      <w:tr w14:paraId="58F3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988" w:hRule="atLeast"/>
        </w:trPr>
        <w:tc>
          <w:tcPr>
            <w:tcW w:w="8504" w:type="dxa"/>
          </w:tcPr>
          <w:p w14:paraId="40AA1BA9">
            <w:pPr>
              <w:spacing w:line="240" w:lineRule="auto"/>
              <w:ind w:firstLine="0" w:firstLineChars="0"/>
              <w:jc w:val="center"/>
              <w:outlineLvl w:val="3"/>
            </w:pPr>
            <w:r>
              <w:rPr>
                <w:rFonts w:hint="eastAsia"/>
              </w:rPr>
              <w:drawing>
                <wp:inline distT="0" distB="0" distL="114300" distR="114300">
                  <wp:extent cx="4954270" cy="2586990"/>
                  <wp:effectExtent l="0" t="0" r="13970" b="3810"/>
                  <wp:docPr id="10" name="图片 1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
                          <pic:cNvPicPr>
                            <a:picLocks noChangeAspect="1"/>
                          </pic:cNvPicPr>
                        </pic:nvPicPr>
                        <pic:blipFill>
                          <a:blip r:embed="rId31"/>
                          <a:stretch>
                            <a:fillRect/>
                          </a:stretch>
                        </pic:blipFill>
                        <pic:spPr>
                          <a:xfrm>
                            <a:off x="0" y="0"/>
                            <a:ext cx="4954270" cy="2586990"/>
                          </a:xfrm>
                          <a:prstGeom prst="rect">
                            <a:avLst/>
                          </a:prstGeom>
                        </pic:spPr>
                      </pic:pic>
                    </a:graphicData>
                  </a:graphic>
                </wp:inline>
              </w:drawing>
            </w:r>
          </w:p>
        </w:tc>
      </w:tr>
      <w:tr w14:paraId="432D7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504" w:type="dxa"/>
          </w:tcPr>
          <w:p w14:paraId="222366DA">
            <w:pPr>
              <w:ind w:firstLine="0" w:firstLineChars="0"/>
              <w:jc w:val="center"/>
              <w:outlineLvl w:val="3"/>
            </w:pPr>
            <w:r>
              <w:rPr>
                <w:rFonts w:hint="eastAsia" w:ascii="楷体" w:hAnsi="楷体" w:eastAsia="楷体"/>
              </w:rPr>
              <w:t>图</w:t>
            </w:r>
            <w:r>
              <w:rPr>
                <w:rFonts w:hint="eastAsia"/>
              </w:rPr>
              <w:t>5.9</w:t>
            </w:r>
            <w:r>
              <w:rPr>
                <w:rFonts w:hint="eastAsia" w:ascii="楷体" w:hAnsi="楷体" w:eastAsia="楷体"/>
              </w:rPr>
              <w:t>菜单管理页面</w:t>
            </w:r>
          </w:p>
        </w:tc>
      </w:tr>
    </w:tbl>
    <w:p w14:paraId="433876EE">
      <w:pPr>
        <w:numPr>
          <w:ilvl w:val="0"/>
          <w:numId w:val="4"/>
        </w:numPr>
        <w:spacing w:before="424" w:beforeLines="100"/>
        <w:ind w:firstLine="480"/>
        <w:outlineLvl w:val="3"/>
      </w:pPr>
      <w:r>
        <w:rPr>
          <w:rFonts w:hint="eastAsia"/>
        </w:rPr>
        <w:t>后台实现代码</w:t>
      </w:r>
    </w:p>
    <w:p w14:paraId="68375735">
      <w:pPr>
        <w:spacing w:after="424" w:afterLines="100"/>
        <w:ind w:firstLine="480"/>
      </w:pPr>
      <w:r>
        <w:rPr>
          <w:rFonts w:hint="eastAsia"/>
        </w:rPr>
        <w:t>菜单权限管理模块实现了菜单的创建、查询、修改和删除功能。系统菜单采用树状结构，通过parent_id字段构建层次关系。</w:t>
      </w:r>
      <w:r>
        <w:t>相关代码</w:t>
      </w:r>
      <w:r>
        <w:rPr>
          <w:rFonts w:hint="eastAsia"/>
        </w:rPr>
        <w:t>如</w:t>
      </w:r>
      <w:r>
        <w:t>图5</w:t>
      </w:r>
      <w:r>
        <w:rPr>
          <w:rFonts w:hint="eastAsia"/>
        </w:rPr>
        <w:t>.10所示。</w:t>
      </w:r>
    </w:p>
    <w:p w14:paraId="2E1988C9">
      <w:pPr>
        <w:ind w:firstLine="480"/>
      </w:pP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20"/>
      </w:tblGrid>
      <w:tr w14:paraId="513C0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7" w:hRule="atLeast"/>
        </w:trPr>
        <w:tc>
          <w:tcPr>
            <w:tcW w:w="8720" w:type="dxa"/>
          </w:tcPr>
          <w:p w14:paraId="24A15C84">
            <w:pPr>
              <w:spacing w:line="240" w:lineRule="auto"/>
              <w:ind w:firstLine="0" w:firstLineChars="0"/>
              <w:outlineLvl w:val="3"/>
            </w:pPr>
            <w:r>
              <w:rPr>
                <w:rFonts w:hint="eastAsia"/>
              </w:rPr>
              <w:drawing>
                <wp:anchor distT="0" distB="0" distL="114300" distR="114300" simplePos="0" relativeHeight="251669504" behindDoc="1" locked="0" layoutInCell="1" allowOverlap="1">
                  <wp:simplePos x="0" y="0"/>
                  <wp:positionH relativeFrom="column">
                    <wp:posOffset>1072515</wp:posOffset>
                  </wp:positionH>
                  <wp:positionV relativeFrom="paragraph">
                    <wp:posOffset>45085</wp:posOffset>
                  </wp:positionV>
                  <wp:extent cx="3138805" cy="2198370"/>
                  <wp:effectExtent l="0" t="0" r="0" b="0"/>
                  <wp:wrapTight wrapText="bothSides">
                    <wp:wrapPolygon>
                      <wp:start x="0" y="0"/>
                      <wp:lineTo x="0" y="21413"/>
                      <wp:lineTo x="21499" y="21413"/>
                      <wp:lineTo x="21499" y="0"/>
                      <wp:lineTo x="0" y="0"/>
                    </wp:wrapPolygon>
                  </wp:wrapTight>
                  <wp:docPr id="26" name="图片 26"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
                          <pic:cNvPicPr>
                            <a:picLocks noChangeAspect="1"/>
                          </pic:cNvPicPr>
                        </pic:nvPicPr>
                        <pic:blipFill>
                          <a:blip r:embed="rId32"/>
                          <a:srcRect t="7606"/>
                          <a:stretch>
                            <a:fillRect/>
                          </a:stretch>
                        </pic:blipFill>
                        <pic:spPr>
                          <a:xfrm>
                            <a:off x="0" y="0"/>
                            <a:ext cx="3138805" cy="2198370"/>
                          </a:xfrm>
                          <a:prstGeom prst="rect">
                            <a:avLst/>
                          </a:prstGeom>
                        </pic:spPr>
                      </pic:pic>
                    </a:graphicData>
                  </a:graphic>
                </wp:anchor>
              </w:drawing>
            </w:r>
          </w:p>
          <w:p w14:paraId="5D66F118">
            <w:pPr>
              <w:spacing w:line="240" w:lineRule="auto"/>
              <w:ind w:firstLine="0" w:firstLineChars="0"/>
              <w:outlineLvl w:val="3"/>
            </w:pPr>
          </w:p>
        </w:tc>
      </w:tr>
      <w:tr w14:paraId="1F1C1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0" w:type="dxa"/>
          </w:tcPr>
          <w:p w14:paraId="0709D424">
            <w:pPr>
              <w:ind w:firstLine="0" w:firstLineChars="0"/>
              <w:jc w:val="center"/>
              <w:outlineLvl w:val="3"/>
            </w:pPr>
            <w:r>
              <w:rPr>
                <w:rFonts w:ascii="楷体" w:hAnsi="楷体" w:eastAsia="楷体"/>
              </w:rPr>
              <w:t>图</w:t>
            </w:r>
            <w:r>
              <w:t>5</w:t>
            </w:r>
            <w:r>
              <w:rPr>
                <w:rFonts w:hint="eastAsia"/>
              </w:rPr>
              <w:t>.10</w:t>
            </w:r>
            <w:r>
              <w:rPr>
                <w:rFonts w:hint="eastAsia" w:ascii="楷体" w:hAnsi="楷体" w:eastAsia="楷体"/>
              </w:rPr>
              <w:t>菜单管理页面代码实现</w:t>
            </w:r>
          </w:p>
        </w:tc>
      </w:tr>
    </w:tbl>
    <w:p w14:paraId="1441081B">
      <w:pPr>
        <w:spacing w:before="424" w:beforeLines="100" w:after="424" w:afterLines="100"/>
        <w:ind w:firstLine="480"/>
      </w:pPr>
      <w:r>
        <w:t>用户登录后，系统根据用户角色加载对应的菜单权限</w:t>
      </w:r>
      <w:r>
        <w:rPr>
          <w:rFonts w:hint="eastAsia"/>
        </w:rPr>
        <w:t>。通过两层嵌套查询实现，先查询用户拥有的所有角色，再查询每个角色拥有的菜单权限，最后使用集合去重合并所有菜单，从而获取用户完整的菜单访问权限列表。</w:t>
      </w:r>
      <w:r>
        <w:t>相关代码</w:t>
      </w:r>
      <w:r>
        <w:rPr>
          <w:rFonts w:hint="eastAsia"/>
        </w:rPr>
        <w:t>如</w:t>
      </w:r>
      <w:r>
        <w:t>图5</w:t>
      </w:r>
      <w:r>
        <w:rPr>
          <w:rFonts w:hint="eastAsia"/>
        </w:rPr>
        <w:t>.11所示。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4"/>
      </w:tblGrid>
      <w:tr w14:paraId="5083D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67" w:hRule="atLeast"/>
        </w:trPr>
        <w:tc>
          <w:tcPr>
            <w:tcW w:w="8504" w:type="dxa"/>
          </w:tcPr>
          <w:p w14:paraId="1DE0B4C6">
            <w:pPr>
              <w:spacing w:line="240" w:lineRule="auto"/>
              <w:ind w:firstLine="0" w:firstLineChars="0"/>
              <w:outlineLvl w:val="3"/>
            </w:pPr>
            <w:r>
              <w:rPr>
                <w:rFonts w:hint="eastAsia"/>
              </w:rPr>
              <w:drawing>
                <wp:anchor distT="0" distB="0" distL="114300" distR="114300" simplePos="0" relativeHeight="251670528" behindDoc="1" locked="0" layoutInCell="1" allowOverlap="1">
                  <wp:simplePos x="0" y="0"/>
                  <wp:positionH relativeFrom="column">
                    <wp:posOffset>219710</wp:posOffset>
                  </wp:positionH>
                  <wp:positionV relativeFrom="paragraph">
                    <wp:posOffset>7620</wp:posOffset>
                  </wp:positionV>
                  <wp:extent cx="4707255" cy="2034540"/>
                  <wp:effectExtent l="0" t="0" r="0" b="3810"/>
                  <wp:wrapTight wrapText="bothSides">
                    <wp:wrapPolygon>
                      <wp:start x="0" y="0"/>
                      <wp:lineTo x="0" y="21438"/>
                      <wp:lineTo x="21504" y="21438"/>
                      <wp:lineTo x="21504" y="0"/>
                      <wp:lineTo x="0" y="0"/>
                    </wp:wrapPolygon>
                  </wp:wrapTight>
                  <wp:docPr id="28" name="图片 28"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
                          <pic:cNvPicPr>
                            <a:picLocks noChangeAspect="1"/>
                          </pic:cNvPicPr>
                        </pic:nvPicPr>
                        <pic:blipFill>
                          <a:blip r:embed="rId33"/>
                          <a:stretch>
                            <a:fillRect/>
                          </a:stretch>
                        </pic:blipFill>
                        <pic:spPr>
                          <a:xfrm>
                            <a:off x="0" y="0"/>
                            <a:ext cx="4707255" cy="2034540"/>
                          </a:xfrm>
                          <a:prstGeom prst="rect">
                            <a:avLst/>
                          </a:prstGeom>
                        </pic:spPr>
                      </pic:pic>
                    </a:graphicData>
                  </a:graphic>
                </wp:anchor>
              </w:drawing>
            </w:r>
          </w:p>
        </w:tc>
      </w:tr>
      <w:tr w14:paraId="0D14E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504" w:type="dxa"/>
          </w:tcPr>
          <w:p w14:paraId="6CB23E82">
            <w:pPr>
              <w:ind w:firstLine="0" w:firstLineChars="0"/>
              <w:jc w:val="center"/>
              <w:outlineLvl w:val="3"/>
            </w:pPr>
            <w:r>
              <w:rPr>
                <w:rFonts w:ascii="楷体" w:hAnsi="楷体" w:eastAsia="楷体"/>
              </w:rPr>
              <w:t>图</w:t>
            </w:r>
            <w:r>
              <w:t>5</w:t>
            </w:r>
            <w:r>
              <w:rPr>
                <w:rFonts w:hint="eastAsia"/>
              </w:rPr>
              <w:t>.11</w:t>
            </w:r>
            <w:r>
              <w:rPr>
                <w:rFonts w:hint="eastAsia" w:ascii="楷体" w:hAnsi="楷体" w:eastAsia="楷体"/>
              </w:rPr>
              <w:t>菜单管理页面代码实现</w:t>
            </w:r>
          </w:p>
        </w:tc>
      </w:tr>
    </w:tbl>
    <w:p w14:paraId="76C2AEB6">
      <w:pPr>
        <w:pStyle w:val="3"/>
      </w:pPr>
      <w:bookmarkStart w:id="164" w:name="_Toc196330159"/>
      <w:r>
        <w:rPr>
          <w:rFonts w:hint="eastAsia"/>
        </w:rPr>
        <w:t>网络拓扑模块的实现</w:t>
      </w:r>
      <w:bookmarkEnd w:id="164"/>
    </w:p>
    <w:p w14:paraId="25B57ABF">
      <w:pPr>
        <w:pStyle w:val="4"/>
      </w:pPr>
      <w:bookmarkStart w:id="165" w:name="_Toc26663"/>
      <w:bookmarkStart w:id="166" w:name="_Toc26449"/>
      <w:bookmarkStart w:id="167" w:name="_Toc23662"/>
      <w:bookmarkStart w:id="168" w:name="_Toc25463"/>
      <w:bookmarkStart w:id="169" w:name="_Toc196330160"/>
      <w:bookmarkStart w:id="170" w:name="_Toc9929"/>
      <w:r>
        <w:rPr>
          <w:rFonts w:hint="eastAsia"/>
        </w:rPr>
        <w:t>网络拓扑模块的实现</w:t>
      </w:r>
      <w:bookmarkEnd w:id="165"/>
      <w:bookmarkEnd w:id="166"/>
      <w:bookmarkEnd w:id="167"/>
      <w:bookmarkEnd w:id="168"/>
      <w:bookmarkEnd w:id="169"/>
      <w:bookmarkEnd w:id="170"/>
    </w:p>
    <w:p w14:paraId="3E32CA54">
      <w:pPr>
        <w:numPr>
          <w:ilvl w:val="0"/>
          <w:numId w:val="5"/>
        </w:numPr>
        <w:spacing w:before="424" w:beforeLines="100"/>
        <w:ind w:firstLine="480"/>
        <w:outlineLvl w:val="3"/>
      </w:pPr>
      <w:r>
        <w:rPr>
          <w:rFonts w:hint="eastAsia"/>
        </w:rPr>
        <w:t>页面效果展示</w:t>
      </w:r>
    </w:p>
    <w:p w14:paraId="3D88C34B">
      <w:pPr>
        <w:spacing w:after="424" w:afterLines="100"/>
        <w:ind w:firstLine="480"/>
      </w:pPr>
      <w:r>
        <w:rPr>
          <w:rFonts w:hint="eastAsia"/>
        </w:rPr>
        <w:t>Ryu控制器利用链路层发现协议（Link Layer Discovery Protocol，LLDP）的拓扑探测功能，成功地识别了数据平面的网络拓扑结构。通过获取交换机、主机以及链路信息，并将这些信息提供给前端的D3.js可视化技术，Ryu所探测到的网络拓扑连接状态能够被展示出来</w:t>
      </w:r>
      <w:r>
        <w:t>。</w:t>
      </w:r>
      <w:r>
        <w:rPr>
          <w:rFonts w:hint="eastAsia"/>
        </w:rPr>
        <w:t>页面实现如图5.12所示。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4"/>
      </w:tblGrid>
      <w:tr w14:paraId="4D2AC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21" w:hRule="atLeast"/>
        </w:trPr>
        <w:tc>
          <w:tcPr>
            <w:tcW w:w="8504" w:type="dxa"/>
          </w:tcPr>
          <w:p w14:paraId="42B8F8BA">
            <w:pPr>
              <w:spacing w:line="240" w:lineRule="auto"/>
              <w:ind w:firstLine="0" w:firstLineChars="0"/>
              <w:outlineLvl w:val="3"/>
            </w:pPr>
            <w:r>
              <w:rPr>
                <w:rFonts w:hint="eastAsia"/>
              </w:rPr>
              <w:drawing>
                <wp:inline distT="0" distB="0" distL="114300" distR="114300">
                  <wp:extent cx="5189855" cy="2919095"/>
                  <wp:effectExtent l="0" t="0" r="0" b="0"/>
                  <wp:docPr id="6" name="图片 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
                          <pic:cNvPicPr>
                            <a:picLocks noChangeAspect="1"/>
                          </pic:cNvPicPr>
                        </pic:nvPicPr>
                        <pic:blipFill>
                          <a:blip r:embed="rId34"/>
                          <a:stretch>
                            <a:fillRect/>
                          </a:stretch>
                        </pic:blipFill>
                        <pic:spPr>
                          <a:xfrm>
                            <a:off x="0" y="0"/>
                            <a:ext cx="5194723" cy="2922031"/>
                          </a:xfrm>
                          <a:prstGeom prst="rect">
                            <a:avLst/>
                          </a:prstGeom>
                        </pic:spPr>
                      </pic:pic>
                    </a:graphicData>
                  </a:graphic>
                </wp:inline>
              </w:drawing>
            </w:r>
          </w:p>
        </w:tc>
      </w:tr>
      <w:tr w14:paraId="36418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04" w:type="dxa"/>
          </w:tcPr>
          <w:p w14:paraId="7C46769E">
            <w:pPr>
              <w:ind w:firstLine="0" w:firstLineChars="0"/>
              <w:jc w:val="center"/>
              <w:outlineLvl w:val="3"/>
            </w:pPr>
            <w:r>
              <w:rPr>
                <w:rFonts w:hint="eastAsia" w:ascii="楷体" w:hAnsi="楷体" w:eastAsia="楷体"/>
              </w:rPr>
              <w:t>图</w:t>
            </w:r>
            <w:r>
              <w:rPr>
                <w:rFonts w:hint="eastAsia"/>
              </w:rPr>
              <w:t>5.12</w:t>
            </w:r>
            <w:r>
              <w:rPr>
                <w:rFonts w:hint="eastAsia" w:ascii="楷体" w:hAnsi="楷体" w:eastAsia="楷体"/>
              </w:rPr>
              <w:t>网络拓扑页面</w:t>
            </w:r>
          </w:p>
        </w:tc>
      </w:tr>
    </w:tbl>
    <w:p w14:paraId="0C10FF36">
      <w:pPr>
        <w:numPr>
          <w:ilvl w:val="0"/>
          <w:numId w:val="5"/>
        </w:numPr>
        <w:spacing w:before="424" w:beforeLines="100"/>
        <w:ind w:firstLine="480"/>
        <w:outlineLvl w:val="3"/>
      </w:pPr>
      <w:r>
        <w:rPr>
          <w:rFonts w:hint="eastAsia"/>
        </w:rPr>
        <w:t>后台实现代码</w:t>
      </w:r>
    </w:p>
    <w:p w14:paraId="031B63D5">
      <w:pPr>
        <w:spacing w:after="424" w:afterLines="100"/>
        <w:ind w:firstLine="480"/>
      </w:pPr>
      <w:r>
        <w:t>REST API是通过HTTP方法操作URL定位的资源，</w:t>
      </w:r>
      <w:r>
        <w:rPr>
          <w:rFonts w:hint="eastAsia"/>
        </w:rPr>
        <w:t>是</w:t>
      </w:r>
      <w:r>
        <w:t>无状态、标准化的方式交换数据。</w:t>
      </w:r>
      <w:r>
        <w:rPr>
          <w:rFonts w:hint="eastAsia"/>
        </w:rPr>
        <w:t>网络拓扑管理模块通过Ryu控制器的REST API获取交换机、链路和主机信息，获取方式如表5.1所示。</w:t>
      </w:r>
    </w:p>
    <w:p w14:paraId="4CD1921C">
      <w:pPr>
        <w:pStyle w:val="33"/>
        <w:keepNext/>
        <w:keepLines/>
        <w:ind w:firstLine="482"/>
      </w:pPr>
      <w:r>
        <w:rPr>
          <w:rFonts w:ascii="楷体" w:hAnsi="楷体" w:eastAsia="楷体"/>
          <w:color w:val="auto"/>
          <w:szCs w:val="24"/>
        </w:rPr>
        <w:t>表</w:t>
      </w:r>
      <w:r>
        <w:rPr>
          <w:rFonts w:hint="eastAsia" w:eastAsia="楷体"/>
        </w:rPr>
        <w:t>5</w:t>
      </w:r>
      <w:r>
        <w:rPr>
          <w:rFonts w:hint="eastAsia"/>
        </w:rPr>
        <w:t xml:space="preserve">.1 </w:t>
      </w:r>
      <w:r>
        <w:rPr>
          <w:rFonts w:hint="eastAsia" w:ascii="楷体" w:hAnsi="楷体" w:eastAsia="楷体"/>
          <w:color w:val="auto"/>
          <w:szCs w:val="24"/>
        </w:rPr>
        <w:t>拓扑信息表</w:t>
      </w:r>
    </w:p>
    <w:tbl>
      <w:tblPr>
        <w:tblStyle w:val="22"/>
        <w:tblW w:w="482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7"/>
        <w:gridCol w:w="2609"/>
        <w:gridCol w:w="1591"/>
        <w:gridCol w:w="2919"/>
      </w:tblGrid>
      <w:tr w14:paraId="2BD88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85" w:type="dxa"/>
            <w:tcBorders>
              <w:top w:val="single" w:color="000000" w:sz="12" w:space="0"/>
              <w:left w:val="nil"/>
              <w:bottom w:val="single" w:color="000000" w:sz="4" w:space="0"/>
              <w:right w:val="nil"/>
              <w:tl2br w:val="nil"/>
            </w:tcBorders>
            <w:shd w:val="clear" w:color="auto" w:fill="FFFFFF"/>
            <w:vAlign w:val="center"/>
          </w:tcPr>
          <w:p w14:paraId="1EDF0AB4">
            <w:pPr>
              <w:ind w:firstLine="0" w:firstLineChars="0"/>
              <w:jc w:val="center"/>
            </w:pPr>
            <w:r>
              <w:t>资源类型</w:t>
            </w:r>
          </w:p>
        </w:tc>
        <w:tc>
          <w:tcPr>
            <w:tcW w:w="2610" w:type="dxa"/>
            <w:tcBorders>
              <w:top w:val="single" w:color="000000" w:sz="12" w:space="0"/>
              <w:left w:val="nil"/>
              <w:bottom w:val="single" w:color="000000" w:sz="4" w:space="0"/>
              <w:right w:val="nil"/>
            </w:tcBorders>
            <w:shd w:val="clear" w:color="auto" w:fill="FFFFFF"/>
            <w:vAlign w:val="center"/>
          </w:tcPr>
          <w:p w14:paraId="6DAA4D4A">
            <w:pPr>
              <w:ind w:firstLine="0" w:firstLineChars="0"/>
              <w:jc w:val="center"/>
            </w:pPr>
            <w:r>
              <w:t>URL路径</w:t>
            </w:r>
          </w:p>
        </w:tc>
        <w:tc>
          <w:tcPr>
            <w:tcW w:w="1590" w:type="dxa"/>
            <w:tcBorders>
              <w:top w:val="single" w:color="000000" w:sz="12" w:space="0"/>
              <w:left w:val="nil"/>
              <w:bottom w:val="single" w:color="000000" w:sz="4" w:space="0"/>
              <w:right w:val="nil"/>
            </w:tcBorders>
            <w:shd w:val="clear" w:color="auto" w:fill="FFFFFF"/>
            <w:vAlign w:val="center"/>
          </w:tcPr>
          <w:p w14:paraId="39640F09">
            <w:pPr>
              <w:ind w:firstLine="0" w:firstLineChars="0"/>
              <w:jc w:val="center"/>
            </w:pPr>
            <w:r>
              <w:t>HTTP方法</w:t>
            </w:r>
          </w:p>
        </w:tc>
        <w:tc>
          <w:tcPr>
            <w:tcW w:w="2922" w:type="dxa"/>
            <w:tcBorders>
              <w:top w:val="single" w:color="000000" w:sz="12" w:space="0"/>
              <w:left w:val="nil"/>
              <w:bottom w:val="single" w:color="000000" w:sz="4" w:space="0"/>
              <w:right w:val="nil"/>
            </w:tcBorders>
            <w:shd w:val="clear" w:color="auto" w:fill="FFFFFF"/>
            <w:vAlign w:val="center"/>
          </w:tcPr>
          <w:p w14:paraId="4EA1AF8D">
            <w:pPr>
              <w:ind w:firstLine="480"/>
              <w:jc w:val="center"/>
            </w:pPr>
            <w:r>
              <w:t>描述</w:t>
            </w:r>
          </w:p>
        </w:tc>
      </w:tr>
      <w:tr w14:paraId="6155A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85" w:type="dxa"/>
            <w:tcBorders>
              <w:top w:val="single" w:color="000000" w:sz="4" w:space="0"/>
              <w:left w:val="nil"/>
              <w:bottom w:val="nil"/>
              <w:right w:val="nil"/>
            </w:tcBorders>
            <w:shd w:val="clear" w:color="auto" w:fill="FFFFFF"/>
            <w:vAlign w:val="center"/>
          </w:tcPr>
          <w:p w14:paraId="2BEEC315">
            <w:pPr>
              <w:ind w:firstLine="0" w:firstLineChars="0"/>
              <w:jc w:val="center"/>
            </w:pPr>
            <w:r>
              <w:t>交换机</w:t>
            </w:r>
          </w:p>
        </w:tc>
        <w:tc>
          <w:tcPr>
            <w:tcW w:w="2610" w:type="dxa"/>
            <w:tcBorders>
              <w:top w:val="single" w:color="000000" w:sz="4" w:space="0"/>
              <w:left w:val="nil"/>
              <w:bottom w:val="nil"/>
              <w:right w:val="nil"/>
            </w:tcBorders>
            <w:shd w:val="clear" w:color="auto" w:fill="FFFFFF"/>
            <w:vAlign w:val="center"/>
          </w:tcPr>
          <w:p w14:paraId="01BED3B3">
            <w:pPr>
              <w:ind w:firstLine="0" w:firstLineChars="0"/>
              <w:jc w:val="center"/>
            </w:pPr>
            <w:r>
              <w:t>/v1.0/topology/switches</w:t>
            </w:r>
          </w:p>
        </w:tc>
        <w:tc>
          <w:tcPr>
            <w:tcW w:w="1590" w:type="dxa"/>
            <w:tcBorders>
              <w:top w:val="single" w:color="000000" w:sz="4" w:space="0"/>
              <w:left w:val="nil"/>
              <w:bottom w:val="nil"/>
              <w:right w:val="nil"/>
            </w:tcBorders>
            <w:shd w:val="clear" w:color="auto" w:fill="FFFFFF"/>
            <w:vAlign w:val="center"/>
          </w:tcPr>
          <w:p w14:paraId="10CC300E">
            <w:pPr>
              <w:ind w:firstLine="480"/>
            </w:pPr>
            <w:r>
              <w:t>GET</w:t>
            </w:r>
          </w:p>
        </w:tc>
        <w:tc>
          <w:tcPr>
            <w:tcW w:w="2922" w:type="dxa"/>
            <w:tcBorders>
              <w:top w:val="single" w:color="000000" w:sz="4" w:space="0"/>
              <w:left w:val="nil"/>
              <w:bottom w:val="nil"/>
              <w:right w:val="nil"/>
            </w:tcBorders>
            <w:shd w:val="clear" w:color="auto" w:fill="FFFFFF"/>
            <w:vAlign w:val="center"/>
          </w:tcPr>
          <w:p w14:paraId="045C3B25">
            <w:pPr>
              <w:ind w:firstLine="0" w:firstLineChars="0"/>
              <w:jc w:val="center"/>
            </w:pPr>
            <w:r>
              <w:t>获取所有交换机信息</w:t>
            </w:r>
          </w:p>
        </w:tc>
      </w:tr>
      <w:tr w14:paraId="70F1E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85" w:type="dxa"/>
            <w:tcBorders>
              <w:top w:val="nil"/>
              <w:left w:val="nil"/>
              <w:bottom w:val="nil"/>
              <w:right w:val="nil"/>
            </w:tcBorders>
            <w:shd w:val="clear" w:color="auto" w:fill="FFFFFF"/>
            <w:vAlign w:val="center"/>
          </w:tcPr>
          <w:p w14:paraId="2E9F0650">
            <w:pPr>
              <w:ind w:firstLine="0" w:firstLineChars="0"/>
              <w:jc w:val="center"/>
            </w:pPr>
            <w:r>
              <w:t>链路</w:t>
            </w:r>
          </w:p>
        </w:tc>
        <w:tc>
          <w:tcPr>
            <w:tcW w:w="2610" w:type="dxa"/>
            <w:tcBorders>
              <w:top w:val="nil"/>
              <w:left w:val="nil"/>
              <w:bottom w:val="nil"/>
              <w:right w:val="nil"/>
            </w:tcBorders>
            <w:shd w:val="clear" w:color="auto" w:fill="FFFFFF"/>
            <w:vAlign w:val="center"/>
          </w:tcPr>
          <w:p w14:paraId="25C1F2FF">
            <w:pPr>
              <w:ind w:firstLine="0" w:firstLineChars="0"/>
              <w:jc w:val="center"/>
            </w:pPr>
            <w:r>
              <w:t>/v1.0/topology/links</w:t>
            </w:r>
          </w:p>
        </w:tc>
        <w:tc>
          <w:tcPr>
            <w:tcW w:w="1590" w:type="dxa"/>
            <w:tcBorders>
              <w:top w:val="nil"/>
              <w:left w:val="nil"/>
              <w:bottom w:val="nil"/>
              <w:right w:val="nil"/>
            </w:tcBorders>
            <w:shd w:val="clear" w:color="auto" w:fill="FFFFFF"/>
            <w:vAlign w:val="center"/>
          </w:tcPr>
          <w:p w14:paraId="1C93E280">
            <w:pPr>
              <w:ind w:firstLine="480"/>
            </w:pPr>
            <w:r>
              <w:t>GET</w:t>
            </w:r>
          </w:p>
        </w:tc>
        <w:tc>
          <w:tcPr>
            <w:tcW w:w="2922" w:type="dxa"/>
            <w:tcBorders>
              <w:top w:val="nil"/>
              <w:left w:val="nil"/>
              <w:bottom w:val="nil"/>
              <w:right w:val="nil"/>
            </w:tcBorders>
            <w:shd w:val="clear" w:color="auto" w:fill="FFFFFF"/>
            <w:vAlign w:val="center"/>
          </w:tcPr>
          <w:p w14:paraId="70651560">
            <w:pPr>
              <w:ind w:firstLine="0" w:firstLineChars="0"/>
              <w:jc w:val="center"/>
            </w:pPr>
            <w:r>
              <w:t>获取所有链路连接信息</w:t>
            </w:r>
          </w:p>
        </w:tc>
      </w:tr>
      <w:tr w14:paraId="59B45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285" w:type="dxa"/>
            <w:tcBorders>
              <w:top w:val="nil"/>
              <w:left w:val="nil"/>
              <w:bottom w:val="single" w:color="000000" w:sz="12" w:space="0"/>
              <w:right w:val="nil"/>
            </w:tcBorders>
            <w:shd w:val="clear" w:color="auto" w:fill="FFFFFF"/>
            <w:vAlign w:val="center"/>
          </w:tcPr>
          <w:p w14:paraId="0BEA2F2D">
            <w:pPr>
              <w:ind w:firstLine="0" w:firstLineChars="0"/>
              <w:jc w:val="center"/>
            </w:pPr>
            <w:r>
              <w:t>主机</w:t>
            </w:r>
          </w:p>
        </w:tc>
        <w:tc>
          <w:tcPr>
            <w:tcW w:w="2610" w:type="dxa"/>
            <w:tcBorders>
              <w:top w:val="nil"/>
              <w:left w:val="nil"/>
              <w:bottom w:val="single" w:color="000000" w:sz="12" w:space="0"/>
              <w:right w:val="nil"/>
            </w:tcBorders>
            <w:shd w:val="clear" w:color="auto" w:fill="FFFFFF"/>
            <w:vAlign w:val="center"/>
          </w:tcPr>
          <w:p w14:paraId="32208C2B">
            <w:pPr>
              <w:ind w:firstLine="0" w:firstLineChars="0"/>
              <w:jc w:val="center"/>
            </w:pPr>
            <w:r>
              <w:t>/v1.0/topology/hosts</w:t>
            </w:r>
          </w:p>
        </w:tc>
        <w:tc>
          <w:tcPr>
            <w:tcW w:w="1590" w:type="dxa"/>
            <w:tcBorders>
              <w:top w:val="nil"/>
              <w:left w:val="nil"/>
              <w:bottom w:val="single" w:color="000000" w:sz="12" w:space="0"/>
              <w:right w:val="nil"/>
            </w:tcBorders>
            <w:shd w:val="clear" w:color="auto" w:fill="FFFFFF"/>
            <w:vAlign w:val="center"/>
          </w:tcPr>
          <w:p w14:paraId="25AE17A7">
            <w:pPr>
              <w:ind w:firstLine="480"/>
            </w:pPr>
            <w:r>
              <w:t>GET</w:t>
            </w:r>
          </w:p>
        </w:tc>
        <w:tc>
          <w:tcPr>
            <w:tcW w:w="2922" w:type="dxa"/>
            <w:tcBorders>
              <w:top w:val="nil"/>
              <w:left w:val="nil"/>
              <w:bottom w:val="single" w:color="000000" w:sz="12" w:space="0"/>
              <w:right w:val="nil"/>
            </w:tcBorders>
            <w:shd w:val="clear" w:color="auto" w:fill="FFFFFF"/>
            <w:vAlign w:val="center"/>
          </w:tcPr>
          <w:p w14:paraId="22CE26D4">
            <w:pPr>
              <w:ind w:firstLine="0" w:firstLineChars="0"/>
              <w:jc w:val="center"/>
            </w:pPr>
            <w:r>
              <w:t>获取所有主机连接信息</w:t>
            </w:r>
          </w:p>
        </w:tc>
      </w:tr>
    </w:tbl>
    <w:p w14:paraId="77C4161E">
      <w:pPr>
        <w:spacing w:before="424" w:beforeLines="100" w:after="424" w:afterLines="100"/>
        <w:ind w:firstLine="480"/>
      </w:pPr>
      <w:r>
        <w:rPr>
          <w:rFonts w:hint="eastAsia"/>
        </w:rPr>
        <w:t>后端定义了拓扑数据API路径 v1.0/topology/，获取到交换机、主机、及链路信息，前端把获取到的原始数据转换为D3.js可用的节点和链路数据结构，包括节点数组（nodes）和链路数组（links）。相关代码如图5.13、图5.14所示。</w:t>
      </w:r>
    </w:p>
    <w:p w14:paraId="38917D2D">
      <w:pPr>
        <w:ind w:firstLine="480"/>
      </w:pPr>
    </w:p>
    <w:tbl>
      <w:tblPr>
        <w:tblStyle w:val="22"/>
        <w:tblW w:w="87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20"/>
      </w:tblGrid>
      <w:tr w14:paraId="70186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99" w:hRule="atLeast"/>
        </w:trPr>
        <w:tc>
          <w:tcPr>
            <w:tcW w:w="8720" w:type="dxa"/>
          </w:tcPr>
          <w:p w14:paraId="407BFFFD">
            <w:pPr>
              <w:spacing w:line="240" w:lineRule="auto"/>
              <w:ind w:firstLine="0" w:firstLineChars="0"/>
              <w:outlineLvl w:val="3"/>
            </w:pPr>
            <w:r>
              <w:rPr>
                <w:rFonts w:hint="eastAsia"/>
              </w:rPr>
              <w:drawing>
                <wp:inline distT="0" distB="0" distL="114300" distR="114300">
                  <wp:extent cx="5510530" cy="3221990"/>
                  <wp:effectExtent l="0" t="0" r="0" b="0"/>
                  <wp:docPr id="29" name="图片 29"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
                          <pic:cNvPicPr>
                            <a:picLocks noChangeAspect="1"/>
                          </pic:cNvPicPr>
                        </pic:nvPicPr>
                        <pic:blipFill>
                          <a:blip r:embed="rId35"/>
                          <a:stretch>
                            <a:fillRect/>
                          </a:stretch>
                        </pic:blipFill>
                        <pic:spPr>
                          <a:xfrm>
                            <a:off x="0" y="0"/>
                            <a:ext cx="5510530" cy="3221990"/>
                          </a:xfrm>
                          <a:prstGeom prst="rect">
                            <a:avLst/>
                          </a:prstGeom>
                        </pic:spPr>
                      </pic:pic>
                    </a:graphicData>
                  </a:graphic>
                </wp:inline>
              </w:drawing>
            </w:r>
          </w:p>
        </w:tc>
      </w:tr>
      <w:tr w14:paraId="7F51B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0" w:type="dxa"/>
          </w:tcPr>
          <w:p w14:paraId="727B4D4F">
            <w:pPr>
              <w:ind w:firstLine="0" w:firstLineChars="0"/>
              <w:jc w:val="center"/>
              <w:outlineLvl w:val="3"/>
            </w:pPr>
            <w:r>
              <w:rPr>
                <w:rFonts w:hint="eastAsia" w:ascii="楷体" w:hAnsi="楷体" w:eastAsia="楷体"/>
              </w:rPr>
              <w:t>图</w:t>
            </w:r>
            <w:r>
              <w:rPr>
                <w:rFonts w:hint="eastAsia"/>
              </w:rPr>
              <w:t>5.13</w:t>
            </w:r>
            <w:r>
              <w:rPr>
                <w:rFonts w:hint="eastAsia" w:ascii="楷体" w:hAnsi="楷体" w:eastAsia="楷体"/>
              </w:rPr>
              <w:t>网络拓扑页面后端代码实现</w:t>
            </w:r>
          </w:p>
        </w:tc>
      </w:tr>
      <w:tr w14:paraId="078D6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0" w:type="dxa"/>
          </w:tcPr>
          <w:p w14:paraId="7E0100EC">
            <w:pPr>
              <w:ind w:firstLine="0" w:firstLineChars="0"/>
              <w:outlineLvl w:val="3"/>
            </w:pPr>
          </w:p>
        </w:tc>
      </w:tr>
      <w:tr w14:paraId="77B5B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9" w:hRule="atLeast"/>
        </w:trPr>
        <w:tc>
          <w:tcPr>
            <w:tcW w:w="8720" w:type="dxa"/>
            <w:tcBorders>
              <w:top w:val="nil"/>
              <w:left w:val="nil"/>
              <w:bottom w:val="nil"/>
              <w:right w:val="nil"/>
            </w:tcBorders>
          </w:tcPr>
          <w:p w14:paraId="571FBD80">
            <w:pPr>
              <w:spacing w:line="240" w:lineRule="auto"/>
              <w:ind w:firstLine="0" w:firstLineChars="0"/>
              <w:outlineLvl w:val="3"/>
            </w:pPr>
            <w:r>
              <w:rPr>
                <w:rFonts w:hint="eastAsia"/>
              </w:rPr>
              <w:drawing>
                <wp:anchor distT="0" distB="0" distL="114300" distR="114300" simplePos="0" relativeHeight="251671552" behindDoc="1" locked="0" layoutInCell="1" allowOverlap="1">
                  <wp:simplePos x="0" y="0"/>
                  <wp:positionH relativeFrom="column">
                    <wp:posOffset>937260</wp:posOffset>
                  </wp:positionH>
                  <wp:positionV relativeFrom="paragraph">
                    <wp:posOffset>33020</wp:posOffset>
                  </wp:positionV>
                  <wp:extent cx="3582035" cy="4392295"/>
                  <wp:effectExtent l="0" t="0" r="29845" b="42545"/>
                  <wp:wrapTight wrapText="bothSides">
                    <wp:wrapPolygon>
                      <wp:start x="0" y="0"/>
                      <wp:lineTo x="0" y="21509"/>
                      <wp:lineTo x="21504" y="21509"/>
                      <wp:lineTo x="21504" y="0"/>
                      <wp:lineTo x="0" y="0"/>
                    </wp:wrapPolygon>
                  </wp:wrapTight>
                  <wp:docPr id="30" name="图片 30" descr="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0.4"/>
                          <pic:cNvPicPr>
                            <a:picLocks noChangeAspect="1"/>
                          </pic:cNvPicPr>
                        </pic:nvPicPr>
                        <pic:blipFill>
                          <a:blip r:embed="rId36"/>
                          <a:stretch>
                            <a:fillRect/>
                          </a:stretch>
                        </pic:blipFill>
                        <pic:spPr>
                          <a:xfrm>
                            <a:off x="0" y="0"/>
                            <a:ext cx="3582035" cy="4392295"/>
                          </a:xfrm>
                          <a:prstGeom prst="rect">
                            <a:avLst/>
                          </a:prstGeom>
                        </pic:spPr>
                      </pic:pic>
                    </a:graphicData>
                  </a:graphic>
                </wp:anchor>
              </w:drawing>
            </w:r>
          </w:p>
        </w:tc>
      </w:tr>
      <w:tr w14:paraId="7C1AC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Borders>
              <w:top w:val="nil"/>
              <w:left w:val="nil"/>
              <w:bottom w:val="nil"/>
              <w:right w:val="nil"/>
            </w:tcBorders>
          </w:tcPr>
          <w:p w14:paraId="11837B38">
            <w:pPr>
              <w:ind w:firstLine="0" w:firstLineChars="0"/>
              <w:jc w:val="center"/>
              <w:outlineLvl w:val="3"/>
            </w:pPr>
            <w:r>
              <w:rPr>
                <w:rFonts w:hint="eastAsia" w:ascii="楷体" w:hAnsi="楷体" w:eastAsia="楷体"/>
              </w:rPr>
              <w:t>图</w:t>
            </w:r>
            <w:r>
              <w:rPr>
                <w:rFonts w:hint="eastAsia"/>
              </w:rPr>
              <w:t>5.14</w:t>
            </w:r>
            <w:r>
              <w:rPr>
                <w:rFonts w:hint="eastAsia" w:ascii="楷体" w:hAnsi="楷体" w:eastAsia="楷体"/>
              </w:rPr>
              <w:t>网络拓扑页面前端代码实现</w:t>
            </w:r>
          </w:p>
        </w:tc>
      </w:tr>
    </w:tbl>
    <w:p w14:paraId="2B192EA7">
      <w:pPr>
        <w:ind w:firstLine="0" w:firstLineChars="0"/>
      </w:pPr>
    </w:p>
    <w:p w14:paraId="001F7A0A">
      <w:pPr>
        <w:pStyle w:val="3"/>
      </w:pPr>
      <w:bookmarkStart w:id="171" w:name="_Toc196330161"/>
      <w:r>
        <w:rPr>
          <w:rFonts w:hint="eastAsia"/>
        </w:rPr>
        <w:t>流表管理模块的实现</w:t>
      </w:r>
      <w:bookmarkEnd w:id="171"/>
    </w:p>
    <w:p w14:paraId="52997C0B">
      <w:pPr>
        <w:pStyle w:val="4"/>
      </w:pPr>
      <w:bookmarkStart w:id="172" w:name="_Toc30193"/>
      <w:bookmarkStart w:id="173" w:name="_Toc18131"/>
      <w:bookmarkStart w:id="174" w:name="_Toc5332"/>
      <w:bookmarkStart w:id="175" w:name="_Toc17290"/>
      <w:bookmarkStart w:id="176" w:name="_Toc6409"/>
      <w:bookmarkStart w:id="177" w:name="_Toc196330162"/>
      <w:r>
        <w:rPr>
          <w:rFonts w:hint="eastAsia"/>
        </w:rPr>
        <w:t>流表</w:t>
      </w:r>
      <w:bookmarkEnd w:id="172"/>
      <w:bookmarkEnd w:id="173"/>
      <w:bookmarkEnd w:id="174"/>
      <w:bookmarkEnd w:id="175"/>
      <w:bookmarkEnd w:id="176"/>
      <w:r>
        <w:rPr>
          <w:rFonts w:hint="eastAsia"/>
        </w:rPr>
        <w:t>查询</w:t>
      </w:r>
      <w:bookmarkEnd w:id="177"/>
    </w:p>
    <w:p w14:paraId="6538847E">
      <w:pPr>
        <w:numPr>
          <w:ilvl w:val="0"/>
          <w:numId w:val="6"/>
        </w:numPr>
        <w:spacing w:before="424" w:beforeLines="100"/>
        <w:ind w:firstLine="480"/>
        <w:outlineLvl w:val="3"/>
      </w:pPr>
      <w:r>
        <w:rPr>
          <w:rFonts w:hint="eastAsia"/>
        </w:rPr>
        <w:t>页面展示</w:t>
      </w:r>
    </w:p>
    <w:p w14:paraId="443FBD79">
      <w:pPr>
        <w:spacing w:after="424" w:afterLines="100"/>
        <w:ind w:firstLine="480"/>
      </w:pPr>
      <w:r>
        <w:rPr>
          <w:rFonts w:hint="eastAsia"/>
        </w:rPr>
        <w:t>流表查看页面列出了多个流表项的详细信息，包括优先级、Cookie、超时设置、字节和包计数、持续时间等，并且提供了匹配规则和完整动作列表的查看选项。页面实现如图5.15所示。</w:t>
      </w:r>
    </w:p>
    <w:tbl>
      <w:tblPr>
        <w:tblStyle w:val="22"/>
        <w:tblW w:w="87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20"/>
      </w:tblGrid>
      <w:tr w14:paraId="3881D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5" w:hRule="atLeast"/>
        </w:trPr>
        <w:tc>
          <w:tcPr>
            <w:tcW w:w="8720" w:type="dxa"/>
          </w:tcPr>
          <w:p w14:paraId="5C54B3C8">
            <w:pPr>
              <w:spacing w:line="240" w:lineRule="auto"/>
              <w:ind w:firstLine="0" w:firstLineChars="0"/>
              <w:outlineLvl w:val="3"/>
            </w:pPr>
            <w:r>
              <w:rPr>
                <w:rFonts w:hint="eastAsia"/>
              </w:rPr>
              <w:drawing>
                <wp:inline distT="0" distB="0" distL="114300" distR="114300">
                  <wp:extent cx="5394960" cy="3032125"/>
                  <wp:effectExtent l="0" t="0" r="0" b="635"/>
                  <wp:docPr id="11" name="图片 1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
                          <pic:cNvPicPr>
                            <a:picLocks noChangeAspect="1"/>
                          </pic:cNvPicPr>
                        </pic:nvPicPr>
                        <pic:blipFill>
                          <a:blip r:embed="rId37"/>
                          <a:stretch>
                            <a:fillRect/>
                          </a:stretch>
                        </pic:blipFill>
                        <pic:spPr>
                          <a:xfrm>
                            <a:off x="0" y="0"/>
                            <a:ext cx="5394960" cy="3032125"/>
                          </a:xfrm>
                          <a:prstGeom prst="rect">
                            <a:avLst/>
                          </a:prstGeom>
                        </pic:spPr>
                      </pic:pic>
                    </a:graphicData>
                  </a:graphic>
                </wp:inline>
              </w:drawing>
            </w:r>
          </w:p>
        </w:tc>
      </w:tr>
      <w:tr w14:paraId="3C567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0" w:type="dxa"/>
          </w:tcPr>
          <w:p w14:paraId="692B472D">
            <w:pPr>
              <w:ind w:firstLine="0" w:firstLineChars="0"/>
              <w:jc w:val="center"/>
              <w:outlineLvl w:val="3"/>
            </w:pPr>
            <w:r>
              <w:rPr>
                <w:rFonts w:hint="eastAsia" w:ascii="楷体" w:hAnsi="楷体" w:eastAsia="楷体"/>
              </w:rPr>
              <w:t>图</w:t>
            </w:r>
            <w:r>
              <w:rPr>
                <w:rFonts w:hint="eastAsia"/>
              </w:rPr>
              <w:t>5.15</w:t>
            </w:r>
            <w:r>
              <w:rPr>
                <w:rFonts w:hint="eastAsia" w:ascii="楷体" w:hAnsi="楷体" w:eastAsia="楷体"/>
              </w:rPr>
              <w:t>流表查看页面</w:t>
            </w:r>
          </w:p>
        </w:tc>
      </w:tr>
    </w:tbl>
    <w:p w14:paraId="5CE52F0B">
      <w:pPr>
        <w:numPr>
          <w:ilvl w:val="0"/>
          <w:numId w:val="6"/>
        </w:numPr>
        <w:spacing w:before="424" w:beforeLines="100"/>
        <w:ind w:firstLine="480"/>
        <w:outlineLvl w:val="3"/>
      </w:pPr>
      <w:r>
        <w:rPr>
          <w:rFonts w:hint="eastAsia"/>
        </w:rPr>
        <w:t>后台实现代码</w:t>
      </w:r>
    </w:p>
    <w:p w14:paraId="5F4A9B27">
      <w:pPr>
        <w:spacing w:after="424" w:afterLines="100"/>
        <w:ind w:firstLine="480"/>
      </w:pPr>
      <w:r>
        <w:rPr>
          <w:rFonts w:hint="eastAsia"/>
        </w:rPr>
        <w:t>流表查询接口支持获取所有交换机的流表或特定交换机的流表。通过发送GET请求到Ryu控制器的/stats/switches接口获取所有交换机ID列表，然后遍历这些交换机ID，对每个交换机发送GET请求到/stats/flow/{switch_id}接口获取其流表信息，最终将所有交换机ID和对应的流表数据组织成一个包含switches和flow_tables两个键的字典返回给客户端，其中switches是交换机ID列表，flow_tables是以交换机ID为键、流表数据为值的字典。相关代码如图5.16所示。</w:t>
      </w:r>
    </w:p>
    <w:p w14:paraId="4C2EFF0F">
      <w:pPr>
        <w:ind w:firstLine="480"/>
      </w:pP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20"/>
      </w:tblGrid>
      <w:tr w14:paraId="71D21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50" w:hRule="atLeast"/>
        </w:trPr>
        <w:tc>
          <w:tcPr>
            <w:tcW w:w="8720" w:type="dxa"/>
          </w:tcPr>
          <w:p w14:paraId="41FBBEC3">
            <w:pPr>
              <w:spacing w:line="240" w:lineRule="auto"/>
              <w:ind w:firstLine="0" w:firstLineChars="0"/>
              <w:outlineLvl w:val="3"/>
            </w:pPr>
            <w:r>
              <w:rPr>
                <w:rFonts w:hint="eastAsia"/>
              </w:rPr>
              <w:drawing>
                <wp:anchor distT="0" distB="0" distL="114300" distR="114300" simplePos="0" relativeHeight="251672576" behindDoc="1" locked="0" layoutInCell="1" allowOverlap="1">
                  <wp:simplePos x="0" y="0"/>
                  <wp:positionH relativeFrom="column">
                    <wp:posOffset>197485</wp:posOffset>
                  </wp:positionH>
                  <wp:positionV relativeFrom="paragraph">
                    <wp:posOffset>5715</wp:posOffset>
                  </wp:positionV>
                  <wp:extent cx="4812665" cy="2776855"/>
                  <wp:effectExtent l="0" t="0" r="6985" b="4445"/>
                  <wp:wrapTight wrapText="bothSides">
                    <wp:wrapPolygon>
                      <wp:start x="0" y="0"/>
                      <wp:lineTo x="0" y="21486"/>
                      <wp:lineTo x="21546" y="21486"/>
                      <wp:lineTo x="21546" y="0"/>
                      <wp:lineTo x="0" y="0"/>
                    </wp:wrapPolygon>
                  </wp:wrapTight>
                  <wp:docPr id="31" name="图片 3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1"/>
                          <pic:cNvPicPr>
                            <a:picLocks noChangeAspect="1"/>
                          </pic:cNvPicPr>
                        </pic:nvPicPr>
                        <pic:blipFill>
                          <a:blip r:embed="rId38"/>
                          <a:stretch>
                            <a:fillRect/>
                          </a:stretch>
                        </pic:blipFill>
                        <pic:spPr>
                          <a:xfrm>
                            <a:off x="0" y="0"/>
                            <a:ext cx="4812665" cy="2776855"/>
                          </a:xfrm>
                          <a:prstGeom prst="rect">
                            <a:avLst/>
                          </a:prstGeom>
                        </pic:spPr>
                      </pic:pic>
                    </a:graphicData>
                  </a:graphic>
                </wp:anchor>
              </w:drawing>
            </w:r>
          </w:p>
        </w:tc>
      </w:tr>
      <w:tr w14:paraId="61060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0" w:type="dxa"/>
          </w:tcPr>
          <w:p w14:paraId="22C7AB5F">
            <w:pPr>
              <w:ind w:firstLine="0" w:firstLineChars="0"/>
              <w:jc w:val="center"/>
              <w:outlineLvl w:val="3"/>
            </w:pPr>
            <w:r>
              <w:rPr>
                <w:rFonts w:hint="eastAsia" w:ascii="楷体" w:hAnsi="楷体" w:eastAsia="楷体"/>
              </w:rPr>
              <w:t>图</w:t>
            </w:r>
            <w:r>
              <w:rPr>
                <w:rFonts w:hint="eastAsia"/>
              </w:rPr>
              <w:t>5.16</w:t>
            </w:r>
            <w:r>
              <w:rPr>
                <w:rFonts w:hint="eastAsia" w:ascii="楷体" w:hAnsi="楷体" w:eastAsia="楷体"/>
              </w:rPr>
              <w:t>流表查看页面代码实现</w:t>
            </w:r>
          </w:p>
        </w:tc>
      </w:tr>
    </w:tbl>
    <w:p w14:paraId="409C5008">
      <w:pPr>
        <w:pStyle w:val="4"/>
      </w:pPr>
      <w:bookmarkStart w:id="178" w:name="_Toc196330163"/>
      <w:r>
        <w:rPr>
          <w:rFonts w:hint="eastAsia"/>
        </w:rPr>
        <w:t>流表添加</w:t>
      </w:r>
      <w:bookmarkEnd w:id="178"/>
    </w:p>
    <w:p w14:paraId="47B71135">
      <w:pPr>
        <w:numPr>
          <w:ilvl w:val="0"/>
          <w:numId w:val="7"/>
        </w:numPr>
        <w:spacing w:before="424" w:beforeLines="100"/>
        <w:ind w:firstLine="480"/>
        <w:outlineLvl w:val="3"/>
      </w:pPr>
      <w:r>
        <w:rPr>
          <w:rFonts w:hint="eastAsia"/>
        </w:rPr>
        <w:t>页面展示</w:t>
      </w:r>
    </w:p>
    <w:p w14:paraId="551BF0F9">
      <w:pPr>
        <w:spacing w:after="424" w:afterLines="100"/>
        <w:ind w:firstLine="480"/>
      </w:pPr>
      <w:r>
        <w:rPr>
          <w:rFonts w:hint="eastAsia"/>
        </w:rPr>
        <w:t>添加流表页面允许网络管理员向特定交换机添加新的流表规则。功能通过向Ryu控制器的REST API发送POST请求实现</w:t>
      </w:r>
      <w:r>
        <w:rPr>
          <w:vertAlign w:val="superscript"/>
        </w:rPr>
        <w:fldChar w:fldCharType="begin"/>
      </w:r>
      <w:r>
        <w:rPr>
          <w:vertAlign w:val="superscript"/>
        </w:rPr>
        <w:instrText xml:space="preserve"> </w:instrText>
      </w:r>
      <w:r>
        <w:rPr>
          <w:rFonts w:hint="eastAsia"/>
          <w:vertAlign w:val="superscript"/>
        </w:rPr>
        <w:instrText xml:space="preserve">REF _Ref194782406 \r \h</w:instrText>
      </w:r>
      <w:r>
        <w:rPr>
          <w:vertAlign w:val="superscript"/>
        </w:rPr>
        <w:instrText xml:space="preserve">  \* MERGEFORMAT </w:instrText>
      </w:r>
      <w:r>
        <w:rPr>
          <w:vertAlign w:val="superscript"/>
        </w:rPr>
        <w:fldChar w:fldCharType="separate"/>
      </w:r>
      <w:r>
        <w:rPr>
          <w:vertAlign w:val="superscript"/>
        </w:rPr>
        <w:t>[15]</w:t>
      </w:r>
      <w:r>
        <w:rPr>
          <w:vertAlign w:val="superscript"/>
        </w:rPr>
        <w:fldChar w:fldCharType="end"/>
      </w:r>
      <w:r>
        <w:rPr>
          <w:rFonts w:hint="eastAsia"/>
        </w:rPr>
        <w:t>，流表数据要包含目标交换机ID(dpid)、表ID、优先级、匹配条件和相应动作等参数。页面实现如图5.17所示。</w:t>
      </w:r>
    </w:p>
    <w:tbl>
      <w:tblPr>
        <w:tblStyle w:val="22"/>
        <w:tblW w:w="87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20"/>
      </w:tblGrid>
      <w:tr w14:paraId="74BAC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2" w:hRule="atLeast"/>
        </w:trPr>
        <w:tc>
          <w:tcPr>
            <w:tcW w:w="8720" w:type="dxa"/>
          </w:tcPr>
          <w:p w14:paraId="2BF86EAE">
            <w:pPr>
              <w:spacing w:line="240" w:lineRule="auto"/>
              <w:ind w:firstLine="0" w:firstLineChars="0"/>
              <w:outlineLvl w:val="3"/>
            </w:pPr>
            <w:r>
              <w:rPr>
                <w:rFonts w:hint="eastAsia"/>
              </w:rPr>
              <w:drawing>
                <wp:anchor distT="0" distB="0" distL="114300" distR="114300" simplePos="0" relativeHeight="251673600" behindDoc="1" locked="0" layoutInCell="1" allowOverlap="1">
                  <wp:simplePos x="0" y="0"/>
                  <wp:positionH relativeFrom="column">
                    <wp:posOffset>289560</wp:posOffset>
                  </wp:positionH>
                  <wp:positionV relativeFrom="paragraph">
                    <wp:posOffset>58420</wp:posOffset>
                  </wp:positionV>
                  <wp:extent cx="4783455" cy="2687955"/>
                  <wp:effectExtent l="0" t="0" r="0" b="0"/>
                  <wp:wrapTight wrapText="bothSides">
                    <wp:wrapPolygon>
                      <wp:start x="0" y="0"/>
                      <wp:lineTo x="0" y="21432"/>
                      <wp:lineTo x="21505" y="21432"/>
                      <wp:lineTo x="21505" y="0"/>
                      <wp:lineTo x="0" y="0"/>
                    </wp:wrapPolygon>
                  </wp:wrapTight>
                  <wp:docPr id="32" name="图片 32"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7"/>
                          <pic:cNvPicPr>
                            <a:picLocks noChangeAspect="1"/>
                          </pic:cNvPicPr>
                        </pic:nvPicPr>
                        <pic:blipFill>
                          <a:blip r:embed="rId39"/>
                          <a:stretch>
                            <a:fillRect/>
                          </a:stretch>
                        </pic:blipFill>
                        <pic:spPr>
                          <a:xfrm>
                            <a:off x="0" y="0"/>
                            <a:ext cx="4783455" cy="2687955"/>
                          </a:xfrm>
                          <a:prstGeom prst="rect">
                            <a:avLst/>
                          </a:prstGeom>
                        </pic:spPr>
                      </pic:pic>
                    </a:graphicData>
                  </a:graphic>
                </wp:anchor>
              </w:drawing>
            </w:r>
          </w:p>
        </w:tc>
      </w:tr>
      <w:tr w14:paraId="364B9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0" w:type="dxa"/>
          </w:tcPr>
          <w:p w14:paraId="3C0210CF">
            <w:pPr>
              <w:ind w:firstLine="0" w:firstLineChars="0"/>
              <w:jc w:val="center"/>
              <w:outlineLvl w:val="3"/>
            </w:pPr>
            <w:r>
              <w:rPr>
                <w:rFonts w:hint="eastAsia" w:ascii="楷体" w:hAnsi="楷体" w:eastAsia="楷体"/>
              </w:rPr>
              <w:t>图</w:t>
            </w:r>
            <w:r>
              <w:rPr>
                <w:rFonts w:hint="eastAsia"/>
              </w:rPr>
              <w:t>5.17</w:t>
            </w:r>
            <w:r>
              <w:rPr>
                <w:rFonts w:hint="eastAsia" w:ascii="楷体" w:hAnsi="楷体" w:eastAsia="楷体"/>
              </w:rPr>
              <w:t>流表添加页面</w:t>
            </w:r>
          </w:p>
        </w:tc>
      </w:tr>
    </w:tbl>
    <w:p w14:paraId="0CD24EFC">
      <w:pPr>
        <w:numPr>
          <w:ilvl w:val="0"/>
          <w:numId w:val="7"/>
        </w:numPr>
        <w:spacing w:before="424" w:beforeLines="100"/>
        <w:ind w:firstLine="480"/>
        <w:outlineLvl w:val="3"/>
      </w:pPr>
      <w:r>
        <w:rPr>
          <w:rFonts w:hint="eastAsia"/>
        </w:rPr>
        <w:t>后台实现代码</w:t>
      </w:r>
    </w:p>
    <w:p w14:paraId="7B2CDDCE">
      <w:pPr>
        <w:spacing w:after="424" w:afterLines="100"/>
        <w:ind w:firstLine="480"/>
      </w:pPr>
      <w:r>
        <w:rPr>
          <w:rFonts w:hint="eastAsia"/>
        </w:rPr>
        <w:t>流表添加功能允许网络管理员向特定交换机添加新的流表规则。添加流表功能通过向Ryu控制器的/stats/flowentry/add接口发送POST请求实现。控制器接收到请求后，会将配置转换为标准的OpenFlow协议消息，并通过OpenFlow通道下发到相应的交换机。整个过程实现了从用户界面到网络设备的端到端自动化配置。相关代码如图5.18所示。</w:t>
      </w:r>
    </w:p>
    <w:tbl>
      <w:tblPr>
        <w:tblStyle w:val="22"/>
        <w:tblW w:w="87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20"/>
      </w:tblGrid>
      <w:tr w14:paraId="32759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19" w:hRule="atLeast"/>
        </w:trPr>
        <w:tc>
          <w:tcPr>
            <w:tcW w:w="8720" w:type="dxa"/>
          </w:tcPr>
          <w:p w14:paraId="034613E3">
            <w:pPr>
              <w:spacing w:line="240" w:lineRule="auto"/>
              <w:ind w:firstLine="0" w:firstLineChars="0"/>
              <w:outlineLvl w:val="3"/>
            </w:pPr>
            <w:r>
              <w:rPr>
                <w:rFonts w:hint="eastAsia"/>
              </w:rPr>
              <w:drawing>
                <wp:inline distT="0" distB="0" distL="114300" distR="114300">
                  <wp:extent cx="5391785" cy="2841625"/>
                  <wp:effectExtent l="0" t="0" r="3175" b="8255"/>
                  <wp:docPr id="33" name="图片 33"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2"/>
                          <pic:cNvPicPr>
                            <a:picLocks noChangeAspect="1"/>
                          </pic:cNvPicPr>
                        </pic:nvPicPr>
                        <pic:blipFill>
                          <a:blip r:embed="rId40"/>
                          <a:stretch>
                            <a:fillRect/>
                          </a:stretch>
                        </pic:blipFill>
                        <pic:spPr>
                          <a:xfrm>
                            <a:off x="0" y="0"/>
                            <a:ext cx="5391785" cy="2841625"/>
                          </a:xfrm>
                          <a:prstGeom prst="rect">
                            <a:avLst/>
                          </a:prstGeom>
                        </pic:spPr>
                      </pic:pic>
                    </a:graphicData>
                  </a:graphic>
                </wp:inline>
              </w:drawing>
            </w:r>
          </w:p>
        </w:tc>
      </w:tr>
      <w:tr w14:paraId="136E7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0" w:type="dxa"/>
          </w:tcPr>
          <w:p w14:paraId="64F7D9E1">
            <w:pPr>
              <w:ind w:firstLine="0" w:firstLineChars="0"/>
              <w:jc w:val="center"/>
              <w:outlineLvl w:val="3"/>
            </w:pPr>
            <w:r>
              <w:rPr>
                <w:rFonts w:hint="eastAsia" w:ascii="楷体" w:hAnsi="楷体" w:eastAsia="楷体"/>
              </w:rPr>
              <w:t>图</w:t>
            </w:r>
            <w:r>
              <w:rPr>
                <w:rFonts w:hint="eastAsia"/>
              </w:rPr>
              <w:t>5.18</w:t>
            </w:r>
            <w:r>
              <w:rPr>
                <w:rFonts w:hint="eastAsia" w:ascii="楷体" w:hAnsi="楷体" w:eastAsia="楷体"/>
              </w:rPr>
              <w:t>流表添加页面代码实现</w:t>
            </w:r>
          </w:p>
        </w:tc>
      </w:tr>
    </w:tbl>
    <w:p w14:paraId="0FFFCF4F">
      <w:pPr>
        <w:pStyle w:val="4"/>
      </w:pPr>
      <w:bookmarkStart w:id="179" w:name="_Toc196330164"/>
      <w:r>
        <w:rPr>
          <w:rFonts w:hint="eastAsia"/>
        </w:rPr>
        <w:t>流表修改与删除</w:t>
      </w:r>
      <w:bookmarkEnd w:id="179"/>
    </w:p>
    <w:p w14:paraId="63C0BB99">
      <w:pPr>
        <w:numPr>
          <w:ilvl w:val="0"/>
          <w:numId w:val="8"/>
        </w:numPr>
        <w:spacing w:before="424" w:beforeLines="100"/>
        <w:ind w:firstLine="480"/>
        <w:outlineLvl w:val="3"/>
        <w:rPr>
          <w:del w:id="35" w:author="植任 钟" w:date="2025-05-24T19:35:00Z"/>
        </w:rPr>
      </w:pPr>
      <w:del w:id="36" w:author="植任 钟" w:date="2025-05-24T19:35:00Z">
        <w:commentRangeStart w:id="1"/>
        <w:r>
          <w:rPr>
            <w:rFonts w:hint="eastAsia"/>
          </w:rPr>
          <w:delText>后台实现代码</w:delText>
        </w:r>
        <w:commentRangeEnd w:id="1"/>
      </w:del>
      <w:r>
        <w:rPr>
          <w:rStyle w:val="27"/>
        </w:rPr>
        <w:commentReference w:id="1"/>
      </w:r>
    </w:p>
    <w:p w14:paraId="73E9DBBC">
      <w:pPr>
        <w:spacing w:after="424" w:afterLines="100"/>
        <w:ind w:firstLine="480"/>
      </w:pPr>
      <w:r>
        <w:rPr>
          <w:rFonts w:hint="eastAsia"/>
        </w:rPr>
        <w:t>系统支持流表的修改和删除，这两个功能均采用严格匹配模式。修改流表时，通过向Ryu控制器的/stats/flowentry/modify_strict接口发送POST请求，要求完全匹配所有字段才能进行修改；删除流表时，通过向/stats/flowentry/delete_strict接口发送POST请求，严格匹配交换机ID、表ID、优先级和匹配条件等关键字段，确保删除符合所有条件的特定流表项，系统会根据操作结果返回相应的成功或失败消息。相关代码如图5.19、图5.20所示。</w:t>
      </w:r>
    </w:p>
    <w:tbl>
      <w:tblPr>
        <w:tblStyle w:val="22"/>
        <w:tblW w:w="872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25"/>
      </w:tblGrid>
      <w:tr w14:paraId="1F908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16" w:hRule="atLeast"/>
        </w:trPr>
        <w:tc>
          <w:tcPr>
            <w:tcW w:w="8725" w:type="dxa"/>
          </w:tcPr>
          <w:p w14:paraId="6D9F9E80">
            <w:pPr>
              <w:spacing w:line="240" w:lineRule="auto"/>
              <w:ind w:firstLine="0" w:firstLineChars="0"/>
              <w:outlineLvl w:val="3"/>
            </w:pPr>
            <w:r>
              <w:rPr>
                <w:rFonts w:hint="eastAsia"/>
              </w:rPr>
              <w:drawing>
                <wp:anchor distT="0" distB="0" distL="114300" distR="114300" simplePos="0" relativeHeight="251683840" behindDoc="1" locked="0" layoutInCell="1" allowOverlap="1">
                  <wp:simplePos x="0" y="0"/>
                  <wp:positionH relativeFrom="column">
                    <wp:posOffset>108585</wp:posOffset>
                  </wp:positionH>
                  <wp:positionV relativeFrom="paragraph">
                    <wp:posOffset>90805</wp:posOffset>
                  </wp:positionV>
                  <wp:extent cx="4918710" cy="3152775"/>
                  <wp:effectExtent l="0" t="0" r="0" b="9525"/>
                  <wp:wrapTight wrapText="bothSides">
                    <wp:wrapPolygon>
                      <wp:start x="0" y="0"/>
                      <wp:lineTo x="0" y="21535"/>
                      <wp:lineTo x="21500" y="21535"/>
                      <wp:lineTo x="21500" y="0"/>
                      <wp:lineTo x="0" y="0"/>
                    </wp:wrapPolygon>
                  </wp:wrapTight>
                  <wp:docPr id="34" name="图片 34"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3"/>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4918710" cy="3152775"/>
                          </a:xfrm>
                          <a:prstGeom prst="rect">
                            <a:avLst/>
                          </a:prstGeom>
                        </pic:spPr>
                      </pic:pic>
                    </a:graphicData>
                  </a:graphic>
                </wp:anchor>
              </w:drawing>
            </w:r>
          </w:p>
        </w:tc>
      </w:tr>
      <w:tr w14:paraId="52ED8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5" w:type="dxa"/>
          </w:tcPr>
          <w:p w14:paraId="05BA30C4">
            <w:pPr>
              <w:ind w:firstLine="0" w:firstLineChars="0"/>
              <w:jc w:val="center"/>
              <w:outlineLvl w:val="3"/>
            </w:pPr>
            <w:r>
              <w:rPr>
                <w:rFonts w:hint="eastAsia" w:ascii="楷体" w:hAnsi="楷体" w:eastAsia="楷体"/>
              </w:rPr>
              <w:t>图</w:t>
            </w:r>
            <w:r>
              <w:rPr>
                <w:rFonts w:hint="eastAsia"/>
              </w:rPr>
              <w:t>5.19</w:t>
            </w:r>
            <w:r>
              <w:rPr>
                <w:rFonts w:hint="eastAsia" w:ascii="楷体" w:hAnsi="楷体" w:eastAsia="楷体"/>
              </w:rPr>
              <w:t>流表修改与删除页面代码实现</w:t>
            </w:r>
          </w:p>
        </w:tc>
      </w:tr>
      <w:tr w14:paraId="29A3B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5" w:type="dxa"/>
          </w:tcPr>
          <w:p w14:paraId="7D4DB849">
            <w:pPr>
              <w:ind w:firstLine="0" w:firstLineChars="0"/>
              <w:outlineLvl w:val="3"/>
              <w:rPr>
                <w:rFonts w:hint="eastAsia" w:asciiTheme="minorEastAsia" w:hAnsiTheme="minorEastAsia" w:eastAsiaTheme="minorEastAsia"/>
              </w:rPr>
            </w:pPr>
          </w:p>
        </w:tc>
      </w:tr>
      <w:tr w14:paraId="329AE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3" w:hRule="atLeast"/>
        </w:trPr>
        <w:tc>
          <w:tcPr>
            <w:tcW w:w="8725" w:type="dxa"/>
            <w:tcBorders>
              <w:top w:val="nil"/>
              <w:left w:val="nil"/>
              <w:bottom w:val="nil"/>
              <w:right w:val="nil"/>
            </w:tcBorders>
          </w:tcPr>
          <w:p w14:paraId="0886B358">
            <w:pPr>
              <w:spacing w:line="240" w:lineRule="auto"/>
              <w:ind w:firstLine="0" w:firstLineChars="0"/>
              <w:outlineLvl w:val="3"/>
            </w:pPr>
            <w:r>
              <w:rPr>
                <w:rFonts w:hint="eastAsia"/>
              </w:rPr>
              <w:drawing>
                <wp:anchor distT="0" distB="0" distL="114300" distR="114300" simplePos="0" relativeHeight="251674624" behindDoc="1" locked="0" layoutInCell="1" allowOverlap="1">
                  <wp:simplePos x="0" y="0"/>
                  <wp:positionH relativeFrom="column">
                    <wp:posOffset>866140</wp:posOffset>
                  </wp:positionH>
                  <wp:positionV relativeFrom="paragraph">
                    <wp:posOffset>36195</wp:posOffset>
                  </wp:positionV>
                  <wp:extent cx="3691255" cy="3977005"/>
                  <wp:effectExtent l="0" t="0" r="0" b="0"/>
                  <wp:wrapTight wrapText="bothSides">
                    <wp:wrapPolygon>
                      <wp:start x="0" y="0"/>
                      <wp:lineTo x="0" y="21521"/>
                      <wp:lineTo x="21492" y="21521"/>
                      <wp:lineTo x="21492" y="0"/>
                      <wp:lineTo x="0" y="0"/>
                    </wp:wrapPolygon>
                  </wp:wrapTight>
                  <wp:docPr id="35" name="图片 35"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4"/>
                          <pic:cNvPicPr>
                            <a:picLocks noChangeAspect="1"/>
                          </pic:cNvPicPr>
                        </pic:nvPicPr>
                        <pic:blipFill>
                          <a:blip r:embed="rId42"/>
                          <a:stretch>
                            <a:fillRect/>
                          </a:stretch>
                        </pic:blipFill>
                        <pic:spPr>
                          <a:xfrm>
                            <a:off x="0" y="0"/>
                            <a:ext cx="3691255" cy="3977005"/>
                          </a:xfrm>
                          <a:prstGeom prst="rect">
                            <a:avLst/>
                          </a:prstGeom>
                        </pic:spPr>
                      </pic:pic>
                    </a:graphicData>
                  </a:graphic>
                </wp:anchor>
              </w:drawing>
            </w:r>
          </w:p>
        </w:tc>
      </w:tr>
      <w:tr w14:paraId="50BA7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5" w:type="dxa"/>
            <w:tcBorders>
              <w:top w:val="nil"/>
              <w:left w:val="nil"/>
              <w:bottom w:val="nil"/>
              <w:right w:val="nil"/>
            </w:tcBorders>
          </w:tcPr>
          <w:p w14:paraId="7BD90C51">
            <w:pPr>
              <w:ind w:firstLine="0" w:firstLineChars="0"/>
              <w:jc w:val="center"/>
              <w:outlineLvl w:val="3"/>
            </w:pPr>
            <w:r>
              <w:rPr>
                <w:rFonts w:hint="eastAsia" w:ascii="楷体" w:hAnsi="楷体" w:eastAsia="楷体"/>
              </w:rPr>
              <w:t>图</w:t>
            </w:r>
            <w:r>
              <w:rPr>
                <w:rFonts w:hint="eastAsia"/>
              </w:rPr>
              <w:t>5.20</w:t>
            </w:r>
            <w:r>
              <w:rPr>
                <w:rFonts w:hint="eastAsia" w:ascii="楷体" w:hAnsi="楷体" w:eastAsia="楷体"/>
              </w:rPr>
              <w:t>流表修改与删除页面代码实现</w:t>
            </w:r>
          </w:p>
        </w:tc>
      </w:tr>
    </w:tbl>
    <w:p w14:paraId="1BDF0AC3">
      <w:pPr>
        <w:pStyle w:val="3"/>
      </w:pPr>
      <w:bookmarkStart w:id="180" w:name="_Toc196330165"/>
      <w:r>
        <w:rPr>
          <w:rFonts w:hint="eastAsia"/>
        </w:rPr>
        <w:t>路由管理模块的实现</w:t>
      </w:r>
      <w:bookmarkEnd w:id="180"/>
    </w:p>
    <w:p w14:paraId="56AC8B8B">
      <w:pPr>
        <w:pStyle w:val="4"/>
      </w:pPr>
      <w:bookmarkStart w:id="181" w:name="_Toc196330166"/>
      <w:r>
        <w:rPr>
          <w:rFonts w:hint="eastAsia"/>
        </w:rPr>
        <w:t>路由管理列表</w:t>
      </w:r>
      <w:bookmarkEnd w:id="181"/>
    </w:p>
    <w:p w14:paraId="34722FE2">
      <w:pPr>
        <w:numPr>
          <w:ilvl w:val="0"/>
          <w:numId w:val="9"/>
        </w:numPr>
        <w:spacing w:before="424" w:beforeLines="100"/>
        <w:ind w:firstLine="480"/>
        <w:outlineLvl w:val="3"/>
      </w:pPr>
      <w:r>
        <w:rPr>
          <w:rFonts w:hint="eastAsia"/>
        </w:rPr>
        <w:t>页面展示</w:t>
      </w:r>
    </w:p>
    <w:p w14:paraId="1BA3C985">
      <w:pPr>
        <w:spacing w:after="424" w:afterLines="100"/>
        <w:ind w:firstLine="480"/>
      </w:pPr>
      <w:r>
        <w:rPr>
          <w:rFonts w:hint="eastAsia"/>
        </w:rPr>
        <w:t>路由管理页面可以查看默认网关设置、静态路由条目，并根据需要进行添加、修改或删除操作。页面实现如图5.21所示。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18"/>
      </w:tblGrid>
      <w:tr w14:paraId="65D7F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45" w:hRule="atLeast"/>
        </w:trPr>
        <w:tc>
          <w:tcPr>
            <w:tcW w:w="8504" w:type="dxa"/>
          </w:tcPr>
          <w:p w14:paraId="7576B3AD">
            <w:pPr>
              <w:spacing w:line="240" w:lineRule="auto"/>
              <w:ind w:firstLine="0" w:firstLineChars="0"/>
              <w:outlineLvl w:val="3"/>
            </w:pPr>
            <w:r>
              <w:rPr>
                <w:rFonts w:hint="eastAsia"/>
              </w:rPr>
              <w:drawing>
                <wp:inline distT="0" distB="0" distL="114300" distR="114300">
                  <wp:extent cx="5335270" cy="2068195"/>
                  <wp:effectExtent l="0" t="0" r="0" b="0"/>
                  <wp:docPr id="37" name="图片 37"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8"/>
                          <pic:cNvPicPr>
                            <a:picLocks noChangeAspect="1"/>
                          </pic:cNvPicPr>
                        </pic:nvPicPr>
                        <pic:blipFill>
                          <a:blip r:embed="rId43"/>
                          <a:srcRect r="1106"/>
                          <a:stretch>
                            <a:fillRect/>
                          </a:stretch>
                        </pic:blipFill>
                        <pic:spPr>
                          <a:xfrm>
                            <a:off x="0" y="0"/>
                            <a:ext cx="5335270" cy="2068195"/>
                          </a:xfrm>
                          <a:prstGeom prst="rect">
                            <a:avLst/>
                          </a:prstGeom>
                        </pic:spPr>
                      </pic:pic>
                    </a:graphicData>
                  </a:graphic>
                </wp:inline>
              </w:drawing>
            </w:r>
          </w:p>
        </w:tc>
      </w:tr>
      <w:tr w14:paraId="0869B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04" w:type="dxa"/>
          </w:tcPr>
          <w:p w14:paraId="28E5869B">
            <w:pPr>
              <w:ind w:firstLine="0" w:firstLineChars="0"/>
              <w:jc w:val="center"/>
              <w:outlineLvl w:val="3"/>
            </w:pPr>
            <w:r>
              <w:rPr>
                <w:rFonts w:hint="eastAsia" w:ascii="楷体" w:hAnsi="楷体" w:eastAsia="楷体"/>
              </w:rPr>
              <w:t>图</w:t>
            </w:r>
            <w:r>
              <w:rPr>
                <w:rFonts w:hint="eastAsia"/>
              </w:rPr>
              <w:t>5.21</w:t>
            </w:r>
            <w:r>
              <w:rPr>
                <w:rFonts w:hint="eastAsia" w:ascii="楷体" w:hAnsi="楷体" w:eastAsia="楷体"/>
              </w:rPr>
              <w:t>路由管理页面</w:t>
            </w:r>
          </w:p>
        </w:tc>
      </w:tr>
    </w:tbl>
    <w:p w14:paraId="5ACBAEAD">
      <w:pPr>
        <w:numPr>
          <w:ilvl w:val="0"/>
          <w:numId w:val="9"/>
        </w:numPr>
        <w:spacing w:before="424" w:beforeLines="100"/>
        <w:ind w:firstLine="480"/>
        <w:outlineLvl w:val="3"/>
      </w:pPr>
      <w:r>
        <w:rPr>
          <w:rFonts w:hint="eastAsia"/>
        </w:rPr>
        <w:t>后台实现代码。</w:t>
      </w:r>
    </w:p>
    <w:p w14:paraId="52F90740">
      <w:pPr>
        <w:spacing w:after="424" w:afterLines="100"/>
        <w:ind w:firstLine="480"/>
      </w:pPr>
      <w:ins w:id="37" w:author="植任 钟" w:date="2025-05-24T19:38:00Z">
        <w:r>
          <w:rPr>
            <w:rFonts w:hint="eastAsia"/>
          </w:rPr>
          <w:t>为了</w:t>
        </w:r>
      </w:ins>
      <w:r>
        <w:rPr>
          <w:rFonts w:hint="eastAsia"/>
        </w:rPr>
        <w:t>获取路由器的详细配置信息，</w:t>
      </w:r>
      <w:ins w:id="38" w:author="植任 钟" w:date="2025-05-24T19:38:00Z">
        <w:r>
          <w:rPr>
            <w:rFonts w:hint="eastAsia"/>
          </w:rPr>
          <w:t>首先</w:t>
        </w:r>
      </w:ins>
      <w:r>
        <w:rPr>
          <w:rFonts w:hint="eastAsia"/>
        </w:rPr>
        <w:t>将交换机ID(dpid)转换为16位十六进制格式以符合Ryu控制器API要求，然后构建请求URL（/router/{dpid}）并发送GET请求。</w:t>
      </w:r>
      <w:r>
        <w:t>成功时返回路由器配置，失败则记录错误并返回None。</w:t>
      </w:r>
      <w:r>
        <w:rPr>
          <w:rFonts w:hint="eastAsia"/>
        </w:rPr>
        <w:t>相关代码如图5.22所示。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4"/>
      </w:tblGrid>
      <w:tr w14:paraId="01F93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6" w:hRule="atLeast"/>
        </w:trPr>
        <w:tc>
          <w:tcPr>
            <w:tcW w:w="8504" w:type="dxa"/>
          </w:tcPr>
          <w:p w14:paraId="36980B60">
            <w:pPr>
              <w:spacing w:line="240" w:lineRule="auto"/>
              <w:ind w:firstLine="0" w:firstLineChars="0"/>
              <w:outlineLvl w:val="3"/>
            </w:pPr>
            <w:r>
              <w:rPr>
                <w:rFonts w:hint="eastAsia"/>
              </w:rPr>
              <w:drawing>
                <wp:anchor distT="0" distB="0" distL="114300" distR="114300" simplePos="0" relativeHeight="251675648" behindDoc="1" locked="0" layoutInCell="1" allowOverlap="1">
                  <wp:simplePos x="0" y="0"/>
                  <wp:positionH relativeFrom="column">
                    <wp:posOffset>914400</wp:posOffset>
                  </wp:positionH>
                  <wp:positionV relativeFrom="paragraph">
                    <wp:posOffset>20320</wp:posOffset>
                  </wp:positionV>
                  <wp:extent cx="3754755" cy="1831975"/>
                  <wp:effectExtent l="0" t="0" r="9525" b="12065"/>
                  <wp:wrapTight wrapText="bothSides">
                    <wp:wrapPolygon>
                      <wp:start x="0" y="0"/>
                      <wp:lineTo x="0" y="21383"/>
                      <wp:lineTo x="21479" y="21383"/>
                      <wp:lineTo x="21479" y="0"/>
                      <wp:lineTo x="0" y="0"/>
                    </wp:wrapPolygon>
                  </wp:wrapTight>
                  <wp:docPr id="38" name="图片 38"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5"/>
                          <pic:cNvPicPr>
                            <a:picLocks noChangeAspect="1"/>
                          </pic:cNvPicPr>
                        </pic:nvPicPr>
                        <pic:blipFill>
                          <a:blip r:embed="rId44"/>
                          <a:stretch>
                            <a:fillRect/>
                          </a:stretch>
                        </pic:blipFill>
                        <pic:spPr>
                          <a:xfrm>
                            <a:off x="0" y="0"/>
                            <a:ext cx="3754755" cy="1831975"/>
                          </a:xfrm>
                          <a:prstGeom prst="rect">
                            <a:avLst/>
                          </a:prstGeom>
                        </pic:spPr>
                      </pic:pic>
                    </a:graphicData>
                  </a:graphic>
                </wp:anchor>
              </w:drawing>
            </w:r>
          </w:p>
        </w:tc>
      </w:tr>
      <w:tr w14:paraId="1FDC0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04" w:type="dxa"/>
          </w:tcPr>
          <w:p w14:paraId="508BD7A1">
            <w:pPr>
              <w:ind w:firstLine="0" w:firstLineChars="0"/>
              <w:jc w:val="center"/>
              <w:outlineLvl w:val="3"/>
            </w:pPr>
            <w:r>
              <w:rPr>
                <w:rFonts w:hint="eastAsia" w:ascii="楷体" w:hAnsi="楷体" w:eastAsia="楷体"/>
              </w:rPr>
              <w:t>图</w:t>
            </w:r>
            <w:r>
              <w:rPr>
                <w:rFonts w:hint="eastAsia"/>
              </w:rPr>
              <w:t>5.22</w:t>
            </w:r>
            <w:r>
              <w:rPr>
                <w:rFonts w:hint="eastAsia" w:ascii="楷体" w:hAnsi="楷体" w:eastAsia="楷体"/>
              </w:rPr>
              <w:t>路由管理页面代码实现</w:t>
            </w:r>
          </w:p>
        </w:tc>
      </w:tr>
    </w:tbl>
    <w:p w14:paraId="576214C1">
      <w:pPr>
        <w:pStyle w:val="4"/>
      </w:pPr>
      <w:bookmarkStart w:id="182" w:name="_Toc196330167"/>
      <w:r>
        <w:rPr>
          <w:rFonts w:hint="eastAsia"/>
        </w:rPr>
        <w:t>IP地址配置</w:t>
      </w:r>
      <w:bookmarkEnd w:id="182"/>
    </w:p>
    <w:p w14:paraId="68C30382">
      <w:pPr>
        <w:numPr>
          <w:ilvl w:val="0"/>
          <w:numId w:val="10"/>
        </w:numPr>
        <w:spacing w:before="424" w:beforeLines="100"/>
        <w:ind w:firstLine="480"/>
        <w:outlineLvl w:val="3"/>
        <w:rPr>
          <w:del w:id="39" w:author="植任 钟" w:date="2025-05-24T19:36:00Z"/>
        </w:rPr>
      </w:pPr>
      <w:del w:id="40" w:author="植任 钟" w:date="2025-05-24T19:36:00Z">
        <w:r>
          <w:rPr>
            <w:rFonts w:hint="eastAsia"/>
          </w:rPr>
          <w:delText>后台实现代码</w:delText>
        </w:r>
      </w:del>
    </w:p>
    <w:p w14:paraId="1C6A7270">
      <w:pPr>
        <w:spacing w:after="424" w:afterLines="100"/>
        <w:ind w:firstLine="480"/>
      </w:pPr>
      <w:del w:id="41" w:author="植任 钟" w:date="2025-05-24T19:37:00Z">
        <w:r>
          <w:rPr>
            <w:rFonts w:hint="eastAsia"/>
          </w:rPr>
          <w:delText>添加IP地址的功能，</w:delText>
        </w:r>
      </w:del>
      <w:ins w:id="42" w:author="植任 钟" w:date="2025-05-24T19:37:00Z">
        <w:r>
          <w:rPr>
            <w:rFonts w:hint="eastAsia"/>
          </w:rPr>
          <w:t>IP地址配置功能可以为某个交换机添加IP地址。首先</w:t>
        </w:r>
      </w:ins>
      <w:r>
        <w:rPr>
          <w:rFonts w:hint="eastAsia"/>
        </w:rPr>
        <w:t>验证目标交换机是否存在，再检查请求中的IP地址参数是否有效。验证通过后，通过向Ryu控制器的/router/{dpid}接口发送POST请求，传递包含IP地址的JSON数据，完成路由器接口配置。请求成功后，会再次查询路由器信息以获取最新配置，并将操作结果和更新后的路由器信息一并返回给客户端。相关代码如图5.23所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4"/>
      </w:tblGrid>
      <w:tr w14:paraId="4A3C1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3" w:hRule="atLeast"/>
        </w:trPr>
        <w:tc>
          <w:tcPr>
            <w:tcW w:w="8504" w:type="dxa"/>
          </w:tcPr>
          <w:p w14:paraId="3AB4EEDB">
            <w:pPr>
              <w:spacing w:line="240" w:lineRule="auto"/>
              <w:ind w:firstLine="0" w:firstLineChars="0"/>
              <w:outlineLvl w:val="3"/>
            </w:pPr>
            <w:r>
              <w:rPr>
                <w:rFonts w:hint="eastAsia"/>
              </w:rPr>
              <w:drawing>
                <wp:anchor distT="0" distB="0" distL="114300" distR="114300" simplePos="0" relativeHeight="251676672" behindDoc="1" locked="0" layoutInCell="1" allowOverlap="1">
                  <wp:simplePos x="0" y="0"/>
                  <wp:positionH relativeFrom="column">
                    <wp:posOffset>927735</wp:posOffset>
                  </wp:positionH>
                  <wp:positionV relativeFrom="paragraph">
                    <wp:posOffset>9525</wp:posOffset>
                  </wp:positionV>
                  <wp:extent cx="3566795" cy="3762375"/>
                  <wp:effectExtent l="0" t="0" r="14605" b="1905"/>
                  <wp:wrapTight wrapText="bothSides">
                    <wp:wrapPolygon>
                      <wp:start x="0" y="0"/>
                      <wp:lineTo x="0" y="21523"/>
                      <wp:lineTo x="21504" y="21523"/>
                      <wp:lineTo x="21504" y="0"/>
                      <wp:lineTo x="0" y="0"/>
                    </wp:wrapPolygon>
                  </wp:wrapTight>
                  <wp:docPr id="39" name="图片 39"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16"/>
                          <pic:cNvPicPr>
                            <a:picLocks noChangeAspect="1"/>
                          </pic:cNvPicPr>
                        </pic:nvPicPr>
                        <pic:blipFill>
                          <a:blip r:embed="rId45"/>
                          <a:stretch>
                            <a:fillRect/>
                          </a:stretch>
                        </pic:blipFill>
                        <pic:spPr>
                          <a:xfrm>
                            <a:off x="0" y="0"/>
                            <a:ext cx="3566795" cy="3762375"/>
                          </a:xfrm>
                          <a:prstGeom prst="rect">
                            <a:avLst/>
                          </a:prstGeom>
                        </pic:spPr>
                      </pic:pic>
                    </a:graphicData>
                  </a:graphic>
                </wp:anchor>
              </w:drawing>
            </w:r>
          </w:p>
        </w:tc>
      </w:tr>
      <w:tr w14:paraId="7AB8E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04" w:type="dxa"/>
          </w:tcPr>
          <w:p w14:paraId="7F08412A">
            <w:pPr>
              <w:ind w:firstLine="0" w:firstLineChars="0"/>
              <w:jc w:val="center"/>
              <w:outlineLvl w:val="3"/>
            </w:pPr>
            <w:r>
              <w:rPr>
                <w:rFonts w:hint="eastAsia" w:ascii="楷体" w:hAnsi="楷体" w:eastAsia="楷体"/>
              </w:rPr>
              <w:t>图</w:t>
            </w:r>
            <w:r>
              <w:rPr>
                <w:rFonts w:hint="eastAsia"/>
              </w:rPr>
              <w:t>5.23</w:t>
            </w:r>
            <w:r>
              <w:rPr>
                <w:rFonts w:hint="eastAsia" w:ascii="楷体" w:hAnsi="楷体" w:eastAsia="楷体"/>
              </w:rPr>
              <w:t>路由管理页面代码实现</w:t>
            </w:r>
          </w:p>
        </w:tc>
      </w:tr>
    </w:tbl>
    <w:p w14:paraId="21C0B3CB">
      <w:pPr>
        <w:pStyle w:val="4"/>
      </w:pPr>
      <w:bookmarkStart w:id="183" w:name="_Toc196330168"/>
      <w:r>
        <w:rPr>
          <w:rFonts w:hint="eastAsia"/>
        </w:rPr>
        <w:t>路由配置</w:t>
      </w:r>
      <w:bookmarkEnd w:id="183"/>
    </w:p>
    <w:p w14:paraId="78BE331B">
      <w:pPr>
        <w:numPr>
          <w:ilvl w:val="0"/>
          <w:numId w:val="11"/>
        </w:numPr>
        <w:spacing w:before="424" w:beforeLines="100"/>
        <w:ind w:firstLine="480"/>
        <w:outlineLvl w:val="3"/>
      </w:pPr>
      <w:r>
        <w:rPr>
          <w:rFonts w:hint="eastAsia"/>
        </w:rPr>
        <w:t>后台实现代码</w:t>
      </w:r>
    </w:p>
    <w:p w14:paraId="33BB9423">
      <w:pPr>
        <w:spacing w:after="424" w:afterLines="100"/>
        <w:ind w:firstLine="480"/>
      </w:pPr>
      <w:r>
        <w:rPr>
          <w:rFonts w:hint="eastAsia"/>
        </w:rPr>
        <w:t>添加路由条目的功能，先验证目标交换机是否存在，再检查请求中是否包含必要的网关地址参数，和可选的目的网络参数。验证通过后，通过向Ryu控制器的 /router/{dpid} 接口发送POST请求，传递包含网关和目的网络信息的JSON数据，完成路由条目的添加。相关代码如图5.24所示。</w:t>
      </w:r>
    </w:p>
    <w:p w14:paraId="3E2EC9F9">
      <w:pPr>
        <w:ind w:firstLine="480"/>
      </w:pP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20"/>
      </w:tblGrid>
      <w:tr w14:paraId="412FF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3" w:hRule="atLeast"/>
        </w:trPr>
        <w:tc>
          <w:tcPr>
            <w:tcW w:w="8720" w:type="dxa"/>
          </w:tcPr>
          <w:p w14:paraId="24072555">
            <w:pPr>
              <w:spacing w:line="240" w:lineRule="auto"/>
              <w:ind w:firstLine="0" w:firstLineChars="0"/>
              <w:outlineLvl w:val="3"/>
            </w:pPr>
            <w:r>
              <w:rPr>
                <w:rFonts w:hint="eastAsia"/>
              </w:rPr>
              <w:drawing>
                <wp:anchor distT="0" distB="0" distL="114300" distR="114300" simplePos="0" relativeHeight="251677696" behindDoc="1" locked="0" layoutInCell="1" allowOverlap="1">
                  <wp:simplePos x="0" y="0"/>
                  <wp:positionH relativeFrom="column">
                    <wp:posOffset>600075</wp:posOffset>
                  </wp:positionH>
                  <wp:positionV relativeFrom="paragraph">
                    <wp:posOffset>74930</wp:posOffset>
                  </wp:positionV>
                  <wp:extent cx="4376420" cy="4382770"/>
                  <wp:effectExtent l="0" t="0" r="12700" b="6350"/>
                  <wp:wrapTight wrapText="bothSides">
                    <wp:wrapPolygon>
                      <wp:start x="0" y="0"/>
                      <wp:lineTo x="0" y="21556"/>
                      <wp:lineTo x="21512" y="21556"/>
                      <wp:lineTo x="21512" y="0"/>
                      <wp:lineTo x="0" y="0"/>
                    </wp:wrapPolygon>
                  </wp:wrapTight>
                  <wp:docPr id="40" name="图片 40"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7"/>
                          <pic:cNvPicPr>
                            <a:picLocks noChangeAspect="1"/>
                          </pic:cNvPicPr>
                        </pic:nvPicPr>
                        <pic:blipFill>
                          <a:blip r:embed="rId46"/>
                          <a:stretch>
                            <a:fillRect/>
                          </a:stretch>
                        </pic:blipFill>
                        <pic:spPr>
                          <a:xfrm>
                            <a:off x="0" y="0"/>
                            <a:ext cx="4376420" cy="4382770"/>
                          </a:xfrm>
                          <a:prstGeom prst="rect">
                            <a:avLst/>
                          </a:prstGeom>
                        </pic:spPr>
                      </pic:pic>
                    </a:graphicData>
                  </a:graphic>
                </wp:anchor>
              </w:drawing>
            </w:r>
          </w:p>
        </w:tc>
      </w:tr>
      <w:tr w14:paraId="7C42D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0" w:type="dxa"/>
          </w:tcPr>
          <w:p w14:paraId="6882C816">
            <w:pPr>
              <w:ind w:firstLine="0" w:firstLineChars="0"/>
              <w:jc w:val="center"/>
              <w:outlineLvl w:val="3"/>
            </w:pPr>
            <w:r>
              <w:rPr>
                <w:rFonts w:hint="eastAsia" w:ascii="楷体" w:hAnsi="楷体" w:eastAsia="楷体"/>
              </w:rPr>
              <w:t>图</w:t>
            </w:r>
            <w:r>
              <w:rPr>
                <w:rFonts w:hint="eastAsia"/>
              </w:rPr>
              <w:t>5.24</w:t>
            </w:r>
            <w:r>
              <w:rPr>
                <w:rFonts w:hint="eastAsia" w:ascii="楷体" w:hAnsi="楷体" w:eastAsia="楷体"/>
              </w:rPr>
              <w:t>路由管理页面代码实现</w:t>
            </w:r>
          </w:p>
        </w:tc>
      </w:tr>
    </w:tbl>
    <w:p w14:paraId="2C299BAB">
      <w:pPr>
        <w:pStyle w:val="3"/>
      </w:pPr>
      <w:bookmarkStart w:id="184" w:name="_Toc196330169"/>
      <w:r>
        <w:rPr>
          <w:rFonts w:hint="eastAsia"/>
        </w:rPr>
        <w:t>VLAN配置模块的实现</w:t>
      </w:r>
      <w:bookmarkEnd w:id="184"/>
    </w:p>
    <w:p w14:paraId="5345CBF5">
      <w:pPr>
        <w:pStyle w:val="4"/>
      </w:pPr>
      <w:bookmarkStart w:id="185" w:name="_Toc196330170"/>
      <w:r>
        <w:rPr>
          <w:rFonts w:hint="eastAsia"/>
        </w:rPr>
        <w:t>获取交换机列表</w:t>
      </w:r>
      <w:bookmarkEnd w:id="185"/>
    </w:p>
    <w:p w14:paraId="37AE51DE">
      <w:pPr>
        <w:numPr>
          <w:ilvl w:val="0"/>
          <w:numId w:val="12"/>
        </w:numPr>
        <w:spacing w:before="424" w:beforeLines="100"/>
        <w:ind w:firstLine="480"/>
        <w:outlineLvl w:val="3"/>
      </w:pPr>
      <w:r>
        <w:rPr>
          <w:rFonts w:hint="eastAsia"/>
        </w:rPr>
        <w:t>页面展示</w:t>
      </w:r>
    </w:p>
    <w:p w14:paraId="35877FA6">
      <w:pPr>
        <w:spacing w:after="424" w:afterLines="100"/>
        <w:ind w:firstLine="480"/>
      </w:pPr>
      <w:r>
        <w:rPr>
          <w:rFonts w:hint="eastAsia"/>
        </w:rPr>
        <w:t>SDN的VLAN管理模块实现了VLAN划分和配置功能，支持为VLAN配置IP地址、默认路由和静态路由</w:t>
      </w:r>
      <w:r>
        <w:rPr>
          <w:vertAlign w:val="superscript"/>
        </w:rPr>
        <w:fldChar w:fldCharType="begin"/>
      </w:r>
      <w:r>
        <w:rPr>
          <w:vertAlign w:val="superscript"/>
        </w:rPr>
        <w:instrText xml:space="preserve"> </w:instrText>
      </w:r>
      <w:r>
        <w:rPr>
          <w:rFonts w:hint="eastAsia"/>
          <w:vertAlign w:val="superscript"/>
        </w:rPr>
        <w:instrText xml:space="preserve">REF _Ref194782417 \r \h</w:instrText>
      </w:r>
      <w:r>
        <w:rPr>
          <w:vertAlign w:val="superscript"/>
        </w:rPr>
        <w:instrText xml:space="preserve">  \* MERGEFORMAT </w:instrText>
      </w:r>
      <w:r>
        <w:rPr>
          <w:vertAlign w:val="superscript"/>
        </w:rPr>
        <w:fldChar w:fldCharType="separate"/>
      </w:r>
      <w:r>
        <w:rPr>
          <w:vertAlign w:val="superscript"/>
        </w:rPr>
        <w:t>[16]</w:t>
      </w:r>
      <w:r>
        <w:rPr>
          <w:vertAlign w:val="superscript"/>
        </w:rPr>
        <w:fldChar w:fldCharType="end"/>
      </w:r>
      <w:r>
        <w:rPr>
          <w:rFonts w:hint="eastAsia"/>
        </w:rPr>
        <w:t>。</w:t>
      </w:r>
      <w:r>
        <w:t>网络管理员</w:t>
      </w:r>
      <w:r>
        <w:rPr>
          <w:rFonts w:hint="eastAsia"/>
        </w:rPr>
        <w:t>能</w:t>
      </w:r>
      <w:r>
        <w:t>有效地组织管理大型网络中的不同部门或工作组，确保数据传输的高效性和安全性。</w:t>
      </w:r>
      <w:r>
        <w:rPr>
          <w:rFonts w:hint="eastAsia"/>
        </w:rPr>
        <w:t>模块提供了直观的用户界面，允许管理员创建、编辑和删除VLAN，并为每个VLAN分配特定的网络参数。页面实现如图5.25所示。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12"/>
      </w:tblGrid>
      <w:tr w14:paraId="630A0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3" w:hRule="atLeast"/>
        </w:trPr>
        <w:tc>
          <w:tcPr>
            <w:tcW w:w="8504" w:type="dxa"/>
          </w:tcPr>
          <w:p w14:paraId="2A38E084">
            <w:pPr>
              <w:spacing w:line="240" w:lineRule="auto"/>
              <w:ind w:firstLine="0" w:firstLineChars="0"/>
              <w:outlineLvl w:val="3"/>
            </w:pPr>
            <w:r>
              <w:rPr>
                <w:rFonts w:hint="eastAsia"/>
              </w:rPr>
              <w:drawing>
                <wp:inline distT="0" distB="0" distL="114300" distR="114300">
                  <wp:extent cx="5394960" cy="3032125"/>
                  <wp:effectExtent l="0" t="0" r="0" b="635"/>
                  <wp:docPr id="15" name="图片 15"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
                          <pic:cNvPicPr>
                            <a:picLocks noChangeAspect="1"/>
                          </pic:cNvPicPr>
                        </pic:nvPicPr>
                        <pic:blipFill>
                          <a:blip r:embed="rId47"/>
                          <a:stretch>
                            <a:fillRect/>
                          </a:stretch>
                        </pic:blipFill>
                        <pic:spPr>
                          <a:xfrm>
                            <a:off x="0" y="0"/>
                            <a:ext cx="5394960" cy="3032125"/>
                          </a:xfrm>
                          <a:prstGeom prst="rect">
                            <a:avLst/>
                          </a:prstGeom>
                        </pic:spPr>
                      </pic:pic>
                    </a:graphicData>
                  </a:graphic>
                </wp:inline>
              </w:drawing>
            </w:r>
          </w:p>
        </w:tc>
      </w:tr>
      <w:tr w14:paraId="2BF78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04" w:type="dxa"/>
          </w:tcPr>
          <w:p w14:paraId="11BA1D02">
            <w:pPr>
              <w:ind w:firstLine="0" w:firstLineChars="0"/>
              <w:jc w:val="center"/>
              <w:outlineLvl w:val="3"/>
            </w:pPr>
            <w:r>
              <w:rPr>
                <w:rFonts w:hint="eastAsia" w:ascii="楷体" w:hAnsi="楷体" w:eastAsia="楷体"/>
              </w:rPr>
              <w:t>图</w:t>
            </w:r>
            <w:r>
              <w:rPr>
                <w:rFonts w:hint="eastAsia"/>
              </w:rPr>
              <w:t>5.25 VLAN</w:t>
            </w:r>
            <w:r>
              <w:rPr>
                <w:rFonts w:hint="eastAsia" w:ascii="楷体" w:hAnsi="楷体" w:eastAsia="楷体"/>
              </w:rPr>
              <w:t>配置页面</w:t>
            </w:r>
          </w:p>
        </w:tc>
      </w:tr>
    </w:tbl>
    <w:p w14:paraId="53209882">
      <w:pPr>
        <w:numPr>
          <w:ilvl w:val="0"/>
          <w:numId w:val="12"/>
        </w:numPr>
        <w:spacing w:before="424" w:beforeLines="100"/>
        <w:ind w:firstLine="480"/>
        <w:outlineLvl w:val="3"/>
      </w:pPr>
      <w:r>
        <w:rPr>
          <w:rFonts w:hint="eastAsia"/>
        </w:rPr>
        <w:t>后台实现代码</w:t>
      </w:r>
    </w:p>
    <w:p w14:paraId="24879F0D">
      <w:pPr>
        <w:spacing w:after="424" w:afterLines="100"/>
        <w:ind w:firstLine="480"/>
      </w:pPr>
      <w:r>
        <w:t>实现VLAN管理模块中交换机信息的展示功能，主要是从 Ryu 控制器获取当前SDN网络中所有交换机的信息，并将其返回给前端页面进行展示。通过向 Ryu控制器的/router/all/all接口发送 GET 请求，获取交换机的列表数据（以 JSON 格式返回）</w:t>
      </w:r>
      <w:r>
        <w:rPr>
          <w:rFonts w:hint="eastAsia"/>
        </w:rPr>
        <w:t>相关代码如图5.26所示。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4"/>
      </w:tblGrid>
      <w:tr w14:paraId="0E1A2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12" w:hRule="atLeast"/>
        </w:trPr>
        <w:tc>
          <w:tcPr>
            <w:tcW w:w="8504" w:type="dxa"/>
          </w:tcPr>
          <w:p w14:paraId="01ED77D0">
            <w:pPr>
              <w:spacing w:line="240" w:lineRule="auto"/>
              <w:ind w:firstLine="0" w:firstLineChars="0"/>
              <w:outlineLvl w:val="3"/>
            </w:pPr>
            <w:r>
              <w:rPr>
                <w:rFonts w:hint="eastAsia"/>
              </w:rPr>
              <w:drawing>
                <wp:anchor distT="0" distB="0" distL="114300" distR="114300" simplePos="0" relativeHeight="251678720" behindDoc="1" locked="0" layoutInCell="1" allowOverlap="1">
                  <wp:simplePos x="0" y="0"/>
                  <wp:positionH relativeFrom="column">
                    <wp:posOffset>693420</wp:posOffset>
                  </wp:positionH>
                  <wp:positionV relativeFrom="paragraph">
                    <wp:posOffset>78740</wp:posOffset>
                  </wp:positionV>
                  <wp:extent cx="3752850" cy="2785745"/>
                  <wp:effectExtent l="0" t="0" r="11430" b="3175"/>
                  <wp:wrapTight wrapText="bothSides">
                    <wp:wrapPolygon>
                      <wp:start x="0" y="0"/>
                      <wp:lineTo x="0" y="21506"/>
                      <wp:lineTo x="21490" y="21506"/>
                      <wp:lineTo x="21490" y="0"/>
                      <wp:lineTo x="0" y="0"/>
                    </wp:wrapPolygon>
                  </wp:wrapTight>
                  <wp:docPr id="41" name="图片 41"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8"/>
                          <pic:cNvPicPr>
                            <a:picLocks noChangeAspect="1"/>
                          </pic:cNvPicPr>
                        </pic:nvPicPr>
                        <pic:blipFill>
                          <a:blip r:embed="rId48"/>
                          <a:stretch>
                            <a:fillRect/>
                          </a:stretch>
                        </pic:blipFill>
                        <pic:spPr>
                          <a:xfrm>
                            <a:off x="0" y="0"/>
                            <a:ext cx="3752850" cy="2785745"/>
                          </a:xfrm>
                          <a:prstGeom prst="rect">
                            <a:avLst/>
                          </a:prstGeom>
                        </pic:spPr>
                      </pic:pic>
                    </a:graphicData>
                  </a:graphic>
                </wp:anchor>
              </w:drawing>
            </w:r>
          </w:p>
        </w:tc>
      </w:tr>
      <w:tr w14:paraId="762A5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04" w:type="dxa"/>
          </w:tcPr>
          <w:p w14:paraId="1B96759A">
            <w:pPr>
              <w:ind w:firstLine="0" w:firstLineChars="0"/>
              <w:jc w:val="center"/>
              <w:outlineLvl w:val="3"/>
            </w:pPr>
            <w:r>
              <w:rPr>
                <w:rFonts w:hint="eastAsia" w:ascii="楷体" w:hAnsi="楷体" w:eastAsia="楷体"/>
              </w:rPr>
              <w:t>图</w:t>
            </w:r>
            <w:r>
              <w:rPr>
                <w:rFonts w:hint="eastAsia"/>
              </w:rPr>
              <w:t>5.26 VLAN</w:t>
            </w:r>
            <w:r>
              <w:rPr>
                <w:rFonts w:hint="eastAsia" w:ascii="楷体" w:hAnsi="楷体" w:eastAsia="楷体"/>
              </w:rPr>
              <w:t>配置页面代码实现</w:t>
            </w:r>
          </w:p>
        </w:tc>
      </w:tr>
    </w:tbl>
    <w:p w14:paraId="50513B96">
      <w:pPr>
        <w:pStyle w:val="4"/>
      </w:pPr>
      <w:bookmarkStart w:id="186" w:name="_Toc196330171"/>
      <w:r>
        <w:rPr>
          <w:rFonts w:hint="eastAsia"/>
        </w:rPr>
        <w:t>VLAN IP配置</w:t>
      </w:r>
      <w:bookmarkEnd w:id="186"/>
    </w:p>
    <w:p w14:paraId="5767C07C">
      <w:pPr>
        <w:numPr>
          <w:ilvl w:val="0"/>
          <w:numId w:val="13"/>
        </w:numPr>
        <w:spacing w:before="424" w:beforeLines="100"/>
        <w:ind w:firstLine="480"/>
        <w:outlineLvl w:val="3"/>
        <w:rPr>
          <w:del w:id="43" w:author="植任 钟" w:date="2025-05-24T19:39:00Z"/>
        </w:rPr>
      </w:pPr>
      <w:del w:id="44" w:author="植任 钟" w:date="2025-05-24T19:39:00Z">
        <w:r>
          <w:rPr>
            <w:rFonts w:hint="eastAsia"/>
          </w:rPr>
          <w:delText>后台实现代码</w:delText>
        </w:r>
      </w:del>
    </w:p>
    <w:p w14:paraId="42502A77">
      <w:pPr>
        <w:spacing w:after="424" w:afterLines="100"/>
        <w:ind w:firstLine="480"/>
      </w:pPr>
      <w:r>
        <w:rPr>
          <w:rFonts w:hint="eastAsia"/>
        </w:rPr>
        <w:t>系统支持为指定交换机的VLAN配置IP地址。</w:t>
      </w:r>
      <w:r>
        <w:t>当前端发送POST请求时，后端会首先从请求体中提取出IP地址（address字段），并进行格式校验，确保其包含子网掩码（例如192.168.1.1/24）。校验通过后，系统构造一个POST请求，调用Ryu控制器的/router/{switch_id}/{vlan_id}接口，将IP地址信息以JSON格式发送过去，以完成VLAN的IP配置操作。</w:t>
      </w:r>
      <w:r>
        <w:rPr>
          <w:rFonts w:hint="eastAsia"/>
        </w:rPr>
        <w:t>相关代码如图5.27所示。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94"/>
      </w:tblGrid>
      <w:tr w14:paraId="19898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3" w:hRule="atLeast"/>
        </w:trPr>
        <w:tc>
          <w:tcPr>
            <w:tcW w:w="8494" w:type="dxa"/>
          </w:tcPr>
          <w:p w14:paraId="1879F3C5">
            <w:pPr>
              <w:spacing w:line="240" w:lineRule="auto"/>
              <w:ind w:firstLine="0" w:firstLineChars="0"/>
              <w:outlineLvl w:val="3"/>
            </w:pPr>
            <w:r>
              <w:rPr>
                <w:rFonts w:hint="eastAsia"/>
              </w:rPr>
              <w:drawing>
                <wp:anchor distT="0" distB="0" distL="114300" distR="114300" simplePos="0" relativeHeight="251679744" behindDoc="1" locked="0" layoutInCell="1" allowOverlap="1">
                  <wp:simplePos x="0" y="0"/>
                  <wp:positionH relativeFrom="column">
                    <wp:posOffset>312420</wp:posOffset>
                  </wp:positionH>
                  <wp:positionV relativeFrom="paragraph">
                    <wp:posOffset>25400</wp:posOffset>
                  </wp:positionV>
                  <wp:extent cx="4483100" cy="4450715"/>
                  <wp:effectExtent l="0" t="0" r="27940" b="29845"/>
                  <wp:wrapTight wrapText="bothSides">
                    <wp:wrapPolygon>
                      <wp:start x="0" y="0"/>
                      <wp:lineTo x="0" y="21523"/>
                      <wp:lineTo x="21514" y="21523"/>
                      <wp:lineTo x="21514" y="0"/>
                      <wp:lineTo x="0" y="0"/>
                    </wp:wrapPolygon>
                  </wp:wrapTight>
                  <wp:docPr id="42" name="图片 42"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9"/>
                          <pic:cNvPicPr>
                            <a:picLocks noChangeAspect="1"/>
                          </pic:cNvPicPr>
                        </pic:nvPicPr>
                        <pic:blipFill>
                          <a:blip r:embed="rId49"/>
                          <a:stretch>
                            <a:fillRect/>
                          </a:stretch>
                        </pic:blipFill>
                        <pic:spPr>
                          <a:xfrm>
                            <a:off x="0" y="0"/>
                            <a:ext cx="4483100" cy="4450715"/>
                          </a:xfrm>
                          <a:prstGeom prst="rect">
                            <a:avLst/>
                          </a:prstGeom>
                        </pic:spPr>
                      </pic:pic>
                    </a:graphicData>
                  </a:graphic>
                </wp:anchor>
              </w:drawing>
            </w:r>
          </w:p>
        </w:tc>
      </w:tr>
      <w:tr w14:paraId="15764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4" w:type="dxa"/>
          </w:tcPr>
          <w:p w14:paraId="4CE20212">
            <w:pPr>
              <w:ind w:firstLine="0" w:firstLineChars="0"/>
              <w:jc w:val="center"/>
              <w:outlineLvl w:val="3"/>
            </w:pPr>
            <w:r>
              <w:rPr>
                <w:rFonts w:hint="eastAsia" w:ascii="楷体" w:hAnsi="楷体" w:eastAsia="楷体"/>
              </w:rPr>
              <w:t>图</w:t>
            </w:r>
            <w:r>
              <w:rPr>
                <w:rFonts w:hint="eastAsia"/>
              </w:rPr>
              <w:t>5.27 VLAN</w:t>
            </w:r>
            <w:r>
              <w:rPr>
                <w:rFonts w:hint="eastAsia" w:ascii="楷体" w:hAnsi="楷体" w:eastAsia="楷体"/>
              </w:rPr>
              <w:t>配置页面代码实现</w:t>
            </w:r>
          </w:p>
        </w:tc>
      </w:tr>
    </w:tbl>
    <w:p w14:paraId="75BEA5AD">
      <w:pPr>
        <w:pStyle w:val="4"/>
      </w:pPr>
      <w:bookmarkStart w:id="187" w:name="_Toc196330172"/>
      <w:r>
        <w:rPr>
          <w:rFonts w:hint="eastAsia"/>
        </w:rPr>
        <w:t>VLAN路由配置</w:t>
      </w:r>
      <w:bookmarkEnd w:id="187"/>
    </w:p>
    <w:p w14:paraId="2DE6C34D">
      <w:pPr>
        <w:numPr>
          <w:ilvl w:val="0"/>
          <w:numId w:val="14"/>
        </w:numPr>
        <w:spacing w:before="424" w:beforeLines="100"/>
        <w:ind w:firstLine="480"/>
        <w:outlineLvl w:val="3"/>
        <w:rPr>
          <w:del w:id="45" w:author="植任 钟" w:date="2025-05-24T19:39:00Z"/>
        </w:rPr>
      </w:pPr>
      <w:del w:id="46" w:author="植任 钟" w:date="2025-05-24T19:39:00Z">
        <w:r>
          <w:rPr>
            <w:rFonts w:hint="eastAsia"/>
          </w:rPr>
          <w:delText>后台实现代码</w:delText>
        </w:r>
      </w:del>
    </w:p>
    <w:p w14:paraId="08DF38B8">
      <w:pPr>
        <w:spacing w:after="424" w:afterLines="100"/>
        <w:ind w:firstLine="480"/>
      </w:pPr>
      <w:r>
        <w:rPr>
          <w:rFonts w:hint="eastAsia"/>
        </w:rPr>
        <w:t>系统支持为VLAN配置默认路由和静态路由。当前端通过POST请求提交配置数据时，后端首先判断请求体中是否包含gateway字段。如果同时包含destination字段，表示添加一条静态路由，系统会校验目标网络地址是否符合CIDR格式（如172.16.20.0/24）以及网关IP的合法性。如果仅提供gateway，则表示为该VLAN设置默认网关，同样进行IP格式校验。校验通过后，系统将构造请求，调用Ryu控制器的/router/{switch_id}/{vlan_id}接口完成配置相关代码如图5.28所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4"/>
      </w:tblGrid>
      <w:tr w14:paraId="7D01B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483" w:hRule="atLeast"/>
        </w:trPr>
        <w:tc>
          <w:tcPr>
            <w:tcW w:w="8504" w:type="dxa"/>
          </w:tcPr>
          <w:p w14:paraId="768F92DA">
            <w:pPr>
              <w:spacing w:line="240" w:lineRule="auto"/>
              <w:ind w:firstLine="0" w:firstLineChars="0"/>
              <w:outlineLvl w:val="3"/>
            </w:pPr>
            <w:r>
              <w:rPr>
                <w:rFonts w:hint="eastAsia"/>
              </w:rPr>
              <w:drawing>
                <wp:anchor distT="0" distB="0" distL="114300" distR="114300" simplePos="0" relativeHeight="251680768" behindDoc="1" locked="0" layoutInCell="1" allowOverlap="1">
                  <wp:simplePos x="0" y="0"/>
                  <wp:positionH relativeFrom="column">
                    <wp:posOffset>104140</wp:posOffset>
                  </wp:positionH>
                  <wp:positionV relativeFrom="paragraph">
                    <wp:posOffset>124460</wp:posOffset>
                  </wp:positionV>
                  <wp:extent cx="4800600" cy="3851910"/>
                  <wp:effectExtent l="0" t="0" r="0" b="0"/>
                  <wp:wrapTight wrapText="bothSides">
                    <wp:wrapPolygon>
                      <wp:start x="0" y="0"/>
                      <wp:lineTo x="0" y="21472"/>
                      <wp:lineTo x="21514" y="21472"/>
                      <wp:lineTo x="21514" y="0"/>
                      <wp:lineTo x="0" y="0"/>
                    </wp:wrapPolygon>
                  </wp:wrapTight>
                  <wp:docPr id="43" name="图片 43"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0"/>
                          <pic:cNvPicPr>
                            <a:picLocks noChangeAspect="1"/>
                          </pic:cNvPicPr>
                        </pic:nvPicPr>
                        <pic:blipFill>
                          <a:blip r:embed="rId50"/>
                          <a:stretch>
                            <a:fillRect/>
                          </a:stretch>
                        </pic:blipFill>
                        <pic:spPr>
                          <a:xfrm>
                            <a:off x="0" y="0"/>
                            <a:ext cx="4800600" cy="3851910"/>
                          </a:xfrm>
                          <a:prstGeom prst="rect">
                            <a:avLst/>
                          </a:prstGeom>
                        </pic:spPr>
                      </pic:pic>
                    </a:graphicData>
                  </a:graphic>
                </wp:anchor>
              </w:drawing>
            </w:r>
          </w:p>
        </w:tc>
      </w:tr>
      <w:tr w14:paraId="37A85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04" w:type="dxa"/>
          </w:tcPr>
          <w:p w14:paraId="45931C0F">
            <w:pPr>
              <w:ind w:firstLine="0" w:firstLineChars="0"/>
              <w:jc w:val="center"/>
              <w:outlineLvl w:val="3"/>
            </w:pPr>
            <w:r>
              <w:rPr>
                <w:rFonts w:hint="eastAsia" w:ascii="楷体" w:hAnsi="楷体" w:eastAsia="楷体"/>
              </w:rPr>
              <w:t>图</w:t>
            </w:r>
            <w:r>
              <w:rPr>
                <w:rFonts w:hint="eastAsia"/>
              </w:rPr>
              <w:t>5.28 VLAN</w:t>
            </w:r>
            <w:r>
              <w:rPr>
                <w:rFonts w:hint="eastAsia" w:ascii="楷体" w:hAnsi="楷体" w:eastAsia="楷体"/>
              </w:rPr>
              <w:t>配置页面代码实现</w:t>
            </w:r>
          </w:p>
        </w:tc>
      </w:tr>
    </w:tbl>
    <w:p w14:paraId="4FB01FF3">
      <w:pPr>
        <w:pStyle w:val="3"/>
      </w:pPr>
      <w:bookmarkStart w:id="188" w:name="_Toc196330173"/>
      <w:r>
        <w:rPr>
          <w:rFonts w:hint="eastAsia"/>
        </w:rPr>
        <w:t>网络监控模块的实现</w:t>
      </w:r>
      <w:bookmarkEnd w:id="188"/>
    </w:p>
    <w:p w14:paraId="32C67C54">
      <w:pPr>
        <w:pStyle w:val="4"/>
      </w:pPr>
      <w:bookmarkStart w:id="189" w:name="_Toc196330174"/>
      <w:r>
        <w:rPr>
          <w:rFonts w:hint="eastAsia"/>
        </w:rPr>
        <w:t>网络监控模块</w:t>
      </w:r>
      <w:bookmarkEnd w:id="189"/>
    </w:p>
    <w:p w14:paraId="039C6E32">
      <w:pPr>
        <w:numPr>
          <w:ilvl w:val="0"/>
          <w:numId w:val="15"/>
        </w:numPr>
        <w:spacing w:before="424" w:beforeLines="100"/>
        <w:ind w:firstLine="480"/>
        <w:outlineLvl w:val="3"/>
      </w:pPr>
      <w:r>
        <w:rPr>
          <w:rFonts w:hint="eastAsia"/>
        </w:rPr>
        <w:t>页面展示</w:t>
      </w:r>
    </w:p>
    <w:p w14:paraId="233C392D">
      <w:pPr>
        <w:spacing w:after="424" w:afterLines="100"/>
        <w:ind w:firstLine="480"/>
      </w:pPr>
      <w:r>
        <w:rPr>
          <w:rFonts w:hint="eastAsia"/>
        </w:rPr>
        <w:t>网络监控模块实现了对交换机端口和流表的实时监控，提供了网络性能和状态的可视化展示。页面实现如图5.29所示。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4"/>
      </w:tblGrid>
      <w:tr w14:paraId="7D0C8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3" w:hRule="atLeast"/>
        </w:trPr>
        <w:tc>
          <w:tcPr>
            <w:tcW w:w="8504" w:type="dxa"/>
          </w:tcPr>
          <w:p w14:paraId="586A31FD">
            <w:pPr>
              <w:spacing w:line="240" w:lineRule="auto"/>
              <w:ind w:firstLine="0" w:firstLineChars="0"/>
              <w:outlineLvl w:val="3"/>
            </w:pPr>
            <w:r>
              <w:rPr>
                <w:rFonts w:hint="eastAsia"/>
              </w:rPr>
              <w:drawing>
                <wp:anchor distT="0" distB="0" distL="114300" distR="114300" simplePos="0" relativeHeight="251681792" behindDoc="1" locked="0" layoutInCell="1" allowOverlap="1">
                  <wp:simplePos x="0" y="0"/>
                  <wp:positionH relativeFrom="column">
                    <wp:posOffset>635</wp:posOffset>
                  </wp:positionH>
                  <wp:positionV relativeFrom="paragraph">
                    <wp:posOffset>227330</wp:posOffset>
                  </wp:positionV>
                  <wp:extent cx="5180965" cy="2912110"/>
                  <wp:effectExtent l="0" t="0" r="635" b="2540"/>
                  <wp:wrapTight wrapText="bothSides">
                    <wp:wrapPolygon>
                      <wp:start x="0" y="0"/>
                      <wp:lineTo x="0" y="21478"/>
                      <wp:lineTo x="21523" y="21478"/>
                      <wp:lineTo x="21523" y="0"/>
                      <wp:lineTo x="0" y="0"/>
                    </wp:wrapPolygon>
                  </wp:wrapTight>
                  <wp:docPr id="16" name="图片 16"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0"/>
                          <pic:cNvPicPr>
                            <a:picLocks noChangeAspect="1"/>
                          </pic:cNvPicPr>
                        </pic:nvPicPr>
                        <pic:blipFill>
                          <a:blip r:embed="rId51"/>
                          <a:stretch>
                            <a:fillRect/>
                          </a:stretch>
                        </pic:blipFill>
                        <pic:spPr>
                          <a:xfrm>
                            <a:off x="0" y="0"/>
                            <a:ext cx="5180965" cy="2912110"/>
                          </a:xfrm>
                          <a:prstGeom prst="rect">
                            <a:avLst/>
                          </a:prstGeom>
                        </pic:spPr>
                      </pic:pic>
                    </a:graphicData>
                  </a:graphic>
                </wp:anchor>
              </w:drawing>
            </w:r>
          </w:p>
        </w:tc>
      </w:tr>
      <w:tr w14:paraId="4DE88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04" w:type="dxa"/>
          </w:tcPr>
          <w:p w14:paraId="653F7140">
            <w:pPr>
              <w:ind w:firstLine="0" w:firstLineChars="0"/>
              <w:jc w:val="center"/>
              <w:outlineLvl w:val="3"/>
            </w:pPr>
            <w:r>
              <w:rPr>
                <w:rFonts w:hint="eastAsia" w:ascii="楷体" w:hAnsi="楷体" w:eastAsia="楷体"/>
              </w:rPr>
              <w:t>图</w:t>
            </w:r>
            <w:r>
              <w:rPr>
                <w:rFonts w:hint="eastAsia"/>
              </w:rPr>
              <w:t>5.29</w:t>
            </w:r>
            <w:r>
              <w:rPr>
                <w:rFonts w:hint="eastAsia" w:ascii="楷体" w:hAnsi="楷体" w:eastAsia="楷体"/>
              </w:rPr>
              <w:t>网络监控页面</w:t>
            </w:r>
          </w:p>
        </w:tc>
      </w:tr>
    </w:tbl>
    <w:p w14:paraId="6C1FFFAE">
      <w:pPr>
        <w:numPr>
          <w:ilvl w:val="0"/>
          <w:numId w:val="15"/>
        </w:numPr>
        <w:spacing w:before="424" w:beforeLines="100"/>
        <w:ind w:firstLine="480"/>
        <w:outlineLvl w:val="3"/>
      </w:pPr>
      <w:r>
        <w:rPr>
          <w:rFonts w:hint="eastAsia"/>
        </w:rPr>
        <w:t>后台实现代码</w:t>
      </w:r>
    </w:p>
    <w:p w14:paraId="22A09F30">
      <w:pPr>
        <w:spacing w:after="424" w:afterLines="100"/>
        <w:ind w:firstLine="480"/>
      </w:pPr>
      <w:r>
        <w:t>网络监控模块监控数据的功能。通过调用Ryu控制器提供的REST</w:t>
      </w:r>
      <w:r>
        <w:rPr>
          <w:rFonts w:hint="eastAsia"/>
        </w:rPr>
        <w:t xml:space="preserve"> </w:t>
      </w:r>
      <w:r>
        <w:t>API，系统先获取当前网络中所有交换机的ID（接口为/stats/switches）。对每个交换机，分别调用/stats/port/{switch_id}获取端口统计数据，调用/stats/flow/{switch_id}获取流表统计数据。所有数据汇总后，统一封装为JSON格式响应返回前端，供管理员在页面上查看各交换机的实时状态与流量信息。这为网络状态监控与管理提供了基础数据支撑。</w:t>
      </w:r>
      <w:r>
        <w:rPr>
          <w:rFonts w:hint="eastAsia"/>
        </w:rPr>
        <w:t>相关代码如图5.30所示。</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4"/>
      </w:tblGrid>
      <w:tr w14:paraId="4E84A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9" w:hRule="atLeast"/>
        </w:trPr>
        <w:tc>
          <w:tcPr>
            <w:tcW w:w="8504" w:type="dxa"/>
          </w:tcPr>
          <w:p w14:paraId="0707BA59">
            <w:pPr>
              <w:spacing w:line="240" w:lineRule="auto"/>
              <w:ind w:firstLine="0" w:firstLineChars="0"/>
              <w:outlineLvl w:val="3"/>
            </w:pPr>
            <w:r>
              <w:rPr>
                <w:rFonts w:hint="eastAsia"/>
              </w:rPr>
              <w:drawing>
                <wp:anchor distT="0" distB="0" distL="114300" distR="114300" simplePos="0" relativeHeight="251682816" behindDoc="1" locked="0" layoutInCell="1" allowOverlap="1">
                  <wp:simplePos x="0" y="0"/>
                  <wp:positionH relativeFrom="column">
                    <wp:posOffset>701040</wp:posOffset>
                  </wp:positionH>
                  <wp:positionV relativeFrom="paragraph">
                    <wp:posOffset>86360</wp:posOffset>
                  </wp:positionV>
                  <wp:extent cx="3846195" cy="2703195"/>
                  <wp:effectExtent l="0" t="0" r="40005" b="40005"/>
                  <wp:wrapTight wrapText="bothSides">
                    <wp:wrapPolygon>
                      <wp:start x="0" y="0"/>
                      <wp:lineTo x="0" y="21433"/>
                      <wp:lineTo x="21482" y="21433"/>
                      <wp:lineTo x="21482" y="0"/>
                      <wp:lineTo x="0" y="0"/>
                    </wp:wrapPolygon>
                  </wp:wrapTight>
                  <wp:docPr id="44" name="图片 44"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21"/>
                          <pic:cNvPicPr>
                            <a:picLocks noChangeAspect="1"/>
                          </pic:cNvPicPr>
                        </pic:nvPicPr>
                        <pic:blipFill>
                          <a:blip r:embed="rId52"/>
                          <a:stretch>
                            <a:fillRect/>
                          </a:stretch>
                        </pic:blipFill>
                        <pic:spPr>
                          <a:xfrm>
                            <a:off x="0" y="0"/>
                            <a:ext cx="3846195" cy="2703195"/>
                          </a:xfrm>
                          <a:prstGeom prst="rect">
                            <a:avLst/>
                          </a:prstGeom>
                        </pic:spPr>
                      </pic:pic>
                    </a:graphicData>
                  </a:graphic>
                </wp:anchor>
              </w:drawing>
            </w:r>
          </w:p>
        </w:tc>
      </w:tr>
      <w:tr w14:paraId="7DB56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504" w:type="dxa"/>
          </w:tcPr>
          <w:p w14:paraId="530EE6B4">
            <w:pPr>
              <w:ind w:firstLine="0" w:firstLineChars="0"/>
              <w:jc w:val="center"/>
              <w:outlineLvl w:val="3"/>
            </w:pPr>
            <w:r>
              <w:rPr>
                <w:rFonts w:hint="eastAsia" w:ascii="楷体" w:hAnsi="楷体" w:eastAsia="楷体"/>
              </w:rPr>
              <w:t>图</w:t>
            </w:r>
            <w:r>
              <w:rPr>
                <w:rFonts w:hint="eastAsia"/>
              </w:rPr>
              <w:t>5.30</w:t>
            </w:r>
            <w:r>
              <w:rPr>
                <w:rFonts w:hint="eastAsia" w:ascii="楷体" w:hAnsi="楷体" w:eastAsia="楷体"/>
              </w:rPr>
              <w:t>网络监控页面代码实现</w:t>
            </w:r>
          </w:p>
        </w:tc>
      </w:tr>
    </w:tbl>
    <w:p w14:paraId="32F27F83">
      <w:pPr>
        <w:pStyle w:val="3"/>
      </w:pPr>
      <w:bookmarkStart w:id="190" w:name="_Toc196330175"/>
      <w:r>
        <w:rPr>
          <w:rFonts w:hint="eastAsia"/>
        </w:rPr>
        <w:t>本章小结</w:t>
      </w:r>
      <w:bookmarkEnd w:id="190"/>
    </w:p>
    <w:p w14:paraId="1C128BB3">
      <w:pPr>
        <w:spacing w:before="424" w:beforeLines="100" w:after="424" w:afterLines="100"/>
        <w:ind w:firstLine="480"/>
      </w:pPr>
      <w:bookmarkStart w:id="191" w:name="_Toc10906"/>
      <w:bookmarkStart w:id="192" w:name="_Toc32459"/>
      <w:bookmarkStart w:id="193" w:name="_Toc3253"/>
      <w:bookmarkStart w:id="194" w:name="_Toc30007"/>
      <w:bookmarkStart w:id="195" w:name="_Toc27632"/>
      <w:r>
        <w:rPr>
          <w:rFonts w:ascii="宋体" w:hAnsi="宋体" w:cs="宋体"/>
        </w:rPr>
        <w:t>本章探讨了基于</w:t>
      </w:r>
      <w:r>
        <w:rPr>
          <w:rFonts w:cs="宋体"/>
        </w:rPr>
        <w:t>SDN</w:t>
      </w:r>
      <w:r>
        <w:rPr>
          <w:rFonts w:ascii="宋体" w:hAnsi="宋体" w:cs="宋体"/>
        </w:rPr>
        <w:t>的</w:t>
      </w:r>
      <w:r>
        <w:rPr>
          <w:rFonts w:hint="eastAsia" w:ascii="宋体" w:hAnsi="宋体" w:cs="宋体"/>
        </w:rPr>
        <w:t>转发设备</w:t>
      </w:r>
      <w:r>
        <w:rPr>
          <w:rFonts w:ascii="宋体" w:hAnsi="宋体" w:cs="宋体"/>
        </w:rPr>
        <w:t>管理系统实现策略，采用前后端分离架构，后端通过</w:t>
      </w:r>
      <w:r>
        <w:t>Django</w:t>
      </w:r>
      <w:r>
        <w:rPr>
          <w:rFonts w:ascii="宋体" w:hAnsi="宋体" w:cs="宋体"/>
        </w:rPr>
        <w:t>和</w:t>
      </w:r>
      <w:r>
        <w:t>Ryu</w:t>
      </w:r>
      <w:r>
        <w:rPr>
          <w:rFonts w:ascii="宋体" w:hAnsi="宋体" w:cs="宋体"/>
        </w:rPr>
        <w:t>控制器交互，前端提供用户友好的界面。整合了多个模块，包括</w:t>
      </w:r>
      <w:r>
        <w:t>SDN</w:t>
      </w:r>
      <w:r>
        <w:rPr>
          <w:rFonts w:ascii="宋体" w:hAnsi="宋体" w:cs="宋体"/>
        </w:rPr>
        <w:t>启动、用户权限、网络拓扑、流表管理、路由管理、</w:t>
      </w:r>
      <w:r>
        <w:t>VLAN</w:t>
      </w:r>
      <w:r>
        <w:rPr>
          <w:rFonts w:ascii="宋体" w:hAnsi="宋体" w:cs="宋体"/>
        </w:rPr>
        <w:t>配置、网络监控和端口监听。系统通过</w:t>
      </w:r>
      <w:r>
        <w:t>REST API</w:t>
      </w:r>
      <w:r>
        <w:rPr>
          <w:rFonts w:ascii="宋体" w:hAnsi="宋体" w:cs="宋体"/>
        </w:rPr>
        <w:t>与</w:t>
      </w:r>
      <w:r>
        <w:t>Ryu</w:t>
      </w:r>
      <w:r>
        <w:rPr>
          <w:rFonts w:ascii="宋体" w:hAnsi="宋体" w:cs="宋体"/>
        </w:rPr>
        <w:t>控制器交互，构建网络管理闭环，满足当前需求并预留未来扩展接口。该系统通过软件定义实现网络资源抽象化管理，为网络管理自动化、智能化提供实践基础。</w:t>
      </w:r>
    </w:p>
    <w:p w14:paraId="0E8613F8">
      <w:pPr>
        <w:pStyle w:val="2"/>
      </w:pPr>
      <w:bookmarkStart w:id="196" w:name="_Toc196330176"/>
      <w:r>
        <w:rPr>
          <w:rFonts w:hint="eastAsia"/>
        </w:rPr>
        <w:t>系统测试</w:t>
      </w:r>
      <w:bookmarkEnd w:id="191"/>
      <w:bookmarkEnd w:id="192"/>
      <w:bookmarkEnd w:id="193"/>
      <w:bookmarkEnd w:id="194"/>
      <w:bookmarkEnd w:id="195"/>
      <w:bookmarkEnd w:id="196"/>
    </w:p>
    <w:p w14:paraId="48B8BE93">
      <w:pPr>
        <w:pStyle w:val="3"/>
      </w:pPr>
      <w:bookmarkStart w:id="197" w:name="_Toc6903"/>
      <w:bookmarkStart w:id="198" w:name="_Toc26513"/>
      <w:bookmarkStart w:id="199" w:name="_Toc3123"/>
      <w:bookmarkStart w:id="200" w:name="_Toc196330177"/>
      <w:bookmarkStart w:id="201" w:name="_Toc13427"/>
      <w:bookmarkStart w:id="202" w:name="_Toc20788"/>
      <w:r>
        <w:rPr>
          <w:rFonts w:hint="eastAsia"/>
        </w:rPr>
        <w:t>测试目的</w:t>
      </w:r>
      <w:bookmarkEnd w:id="197"/>
      <w:bookmarkEnd w:id="198"/>
      <w:bookmarkEnd w:id="199"/>
      <w:bookmarkEnd w:id="200"/>
      <w:bookmarkEnd w:id="201"/>
      <w:bookmarkEnd w:id="202"/>
    </w:p>
    <w:p w14:paraId="7273F10E">
      <w:pPr>
        <w:spacing w:before="424" w:beforeLines="100" w:after="424" w:afterLines="100"/>
        <w:ind w:firstLine="480"/>
      </w:pPr>
      <w:r>
        <w:rPr>
          <w:rFonts w:hint="eastAsia"/>
        </w:rPr>
        <w:t>本研究对SDN的转发设备管理系统展开测试与评估，验证其在网络配置与管理方面是否有效，测试重点关注系统和Ryu控制器的交互机制、网络拓扑自动发现能力、流表管理效率以及用户权限控制体系等核心功能，借助模拟实际网络环境，测试评估系统在VLAN配置、静态路由部署、默认网关设置等网络管理任务中的表现，以及对不同网络拓扑稳定性的测试。这对于推动软件定义网络技术在网络中的应用有着意义。</w:t>
      </w:r>
    </w:p>
    <w:p w14:paraId="64F39640">
      <w:pPr>
        <w:pStyle w:val="3"/>
      </w:pPr>
      <w:bookmarkStart w:id="203" w:name="_Toc196330178"/>
      <w:r>
        <w:rPr>
          <w:rFonts w:hint="eastAsia"/>
        </w:rPr>
        <w:t>测试环境</w:t>
      </w:r>
      <w:bookmarkEnd w:id="203"/>
    </w:p>
    <w:p w14:paraId="6FD8124D">
      <w:pPr>
        <w:spacing w:before="424" w:beforeLines="100" w:after="424" w:afterLines="100"/>
        <w:ind w:firstLine="480"/>
      </w:pPr>
      <w:r>
        <w:t>系统测试环境的配置细节概述如下：服务器操作系统为Ubuntu 20.04 LTS，配置包括</w:t>
      </w:r>
      <w:r>
        <w:rPr>
          <w:rFonts w:hint="eastAsia"/>
        </w:rPr>
        <w:t>6</w:t>
      </w:r>
      <w:r>
        <w:t>核CPU、</w:t>
      </w:r>
      <w:r>
        <w:rPr>
          <w:rFonts w:hint="eastAsia"/>
        </w:rPr>
        <w:t>8</w:t>
      </w:r>
      <w:r>
        <w:t>GB内存和</w:t>
      </w:r>
      <w:r>
        <w:rPr>
          <w:rFonts w:hint="eastAsia"/>
        </w:rPr>
        <w:t>2</w:t>
      </w:r>
      <w:r>
        <w:t>00GB SSD存储空间，保证模拟网络环境的流畅运行。网络模拟环境软件为Mininet 2.3.1b4，软件定义网络(SDN)控制器为Ryu 4.34，且采用的OpenFlow协议版本为OpenFlow 1.3</w:t>
      </w:r>
      <w:r>
        <w:rPr>
          <w:rFonts w:hint="eastAsia"/>
        </w:rPr>
        <w:t>。</w:t>
      </w:r>
      <w:r>
        <w:t>同时运行多个gnome-terminal窗口，用于观察Mininet、控制器和ICMP监听状态</w:t>
      </w:r>
      <w:r>
        <w:rPr>
          <w:rFonts w:hint="eastAsia"/>
        </w:rPr>
        <w:t>。</w:t>
      </w:r>
    </w:p>
    <w:p w14:paraId="4F431A3E">
      <w:pPr>
        <w:pStyle w:val="3"/>
      </w:pPr>
      <w:bookmarkStart w:id="204" w:name="_Toc196330179"/>
      <w:r>
        <w:rPr>
          <w:rFonts w:hint="eastAsia"/>
        </w:rPr>
        <w:t>功能测试</w:t>
      </w:r>
      <w:bookmarkEnd w:id="204"/>
    </w:p>
    <w:p w14:paraId="5C52A98B">
      <w:pPr>
        <w:pStyle w:val="4"/>
      </w:pPr>
      <w:bookmarkStart w:id="205" w:name="_Toc196330180"/>
      <w:r>
        <w:rPr>
          <w:rFonts w:hint="eastAsia"/>
        </w:rPr>
        <w:t>系统管理的测试</w:t>
      </w:r>
      <w:bookmarkEnd w:id="205"/>
    </w:p>
    <w:p w14:paraId="6A3F1E59">
      <w:pPr>
        <w:spacing w:before="424" w:beforeLines="100" w:after="424" w:afterLines="100"/>
        <w:ind w:firstLine="480"/>
      </w:pPr>
      <w:r>
        <w:rPr>
          <w:rFonts w:hint="eastAsia"/>
        </w:rPr>
        <w:t>系统管理测试主要验证了控制器启动管理与用户权限管理两大核心功能。控制器管理作为SDN系统的基础，</w:t>
      </w:r>
      <w:r>
        <w:t>其运行状况会直接对整个网络的可用性产生影响，而用户权限管理的作用在于保障系统的安全性以及多用户之间的协作能力，从测试得出的结果可以看出，系统在管理控制器生命周期方面有可靠性，并且可提供完善的基于角色的访问控制机制。</w:t>
      </w:r>
      <w:r>
        <w:rPr>
          <w:rFonts w:hint="eastAsia"/>
        </w:rPr>
        <w:t>具体测试用例如表6.1</w:t>
      </w:r>
      <w:bookmarkStart w:id="206" w:name="_Ref25250"/>
      <w:r>
        <w:rPr>
          <w:rFonts w:hint="eastAsia"/>
        </w:rPr>
        <w:t>所示。</w:t>
      </w:r>
    </w:p>
    <w:p w14:paraId="127C28E8">
      <w:pPr>
        <w:pStyle w:val="11"/>
        <w:keepNext/>
        <w:keepLines/>
        <w:ind w:firstLine="0" w:firstLineChars="0"/>
        <w:jc w:val="center"/>
        <w:rPr>
          <w:rFonts w:hint="eastAsia" w:ascii="楷体" w:hAnsi="楷体" w:eastAsia="楷体"/>
        </w:rPr>
      </w:pPr>
      <w:r>
        <w:rPr>
          <w:rFonts w:ascii="楷体" w:hAnsi="楷体" w:eastAsia="楷体"/>
        </w:rPr>
        <w:t>表</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表 \* ARABIC \s 1 </w:instrText>
      </w:r>
      <w:r>
        <w:fldChar w:fldCharType="separate"/>
      </w:r>
      <w:r>
        <w:t>1</w:t>
      </w:r>
      <w:r>
        <w:fldChar w:fldCharType="end"/>
      </w:r>
      <w:bookmarkEnd w:id="206"/>
      <w:r>
        <w:rPr>
          <w:rFonts w:hint="eastAsia"/>
        </w:rPr>
        <w:t xml:space="preserve"> </w:t>
      </w:r>
      <w:r>
        <w:rPr>
          <w:rFonts w:hint="eastAsia" w:ascii="楷体" w:hAnsi="楷体" w:eastAsia="楷体"/>
        </w:rPr>
        <w:t>系统管理模块测试用例</w:t>
      </w:r>
    </w:p>
    <w:tbl>
      <w:tblPr>
        <w:tblStyle w:val="22"/>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06"/>
        <w:gridCol w:w="1479"/>
        <w:gridCol w:w="2939"/>
        <w:gridCol w:w="3493"/>
      </w:tblGrid>
      <w:tr w14:paraId="0C4A22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blHeader/>
        </w:trPr>
        <w:tc>
          <w:tcPr>
            <w:tcW w:w="462" w:type="pct"/>
            <w:tcBorders>
              <w:top w:val="single" w:color="auto" w:sz="12" w:space="0"/>
              <w:bottom w:val="single" w:color="auto" w:sz="6" w:space="0"/>
            </w:tcBorders>
            <w:shd w:val="clear" w:color="auto" w:fill="FFFFFF"/>
            <w:vAlign w:val="center"/>
          </w:tcPr>
          <w:p w14:paraId="403A0753">
            <w:pPr>
              <w:pStyle w:val="33"/>
            </w:pPr>
            <w:r>
              <w:rPr>
                <w:rFonts w:hint="eastAsia"/>
              </w:rPr>
              <w:t>序号</w:t>
            </w:r>
          </w:p>
        </w:tc>
        <w:tc>
          <w:tcPr>
            <w:tcW w:w="848" w:type="pct"/>
            <w:tcBorders>
              <w:top w:val="single" w:color="auto" w:sz="12" w:space="0"/>
              <w:bottom w:val="single" w:color="auto" w:sz="6" w:space="0"/>
            </w:tcBorders>
            <w:shd w:val="clear" w:color="auto" w:fill="FFFFFF"/>
            <w:vAlign w:val="center"/>
          </w:tcPr>
          <w:p w14:paraId="0D37DA17">
            <w:pPr>
              <w:pStyle w:val="33"/>
            </w:pPr>
            <w:r>
              <w:rPr>
                <w:rFonts w:hint="eastAsia"/>
              </w:rPr>
              <w:t>测试项目</w:t>
            </w:r>
          </w:p>
        </w:tc>
        <w:tc>
          <w:tcPr>
            <w:tcW w:w="1685" w:type="pct"/>
            <w:tcBorders>
              <w:top w:val="single" w:color="auto" w:sz="12" w:space="0"/>
              <w:bottom w:val="single" w:color="auto" w:sz="6" w:space="0"/>
            </w:tcBorders>
            <w:shd w:val="clear" w:color="auto" w:fill="FFFFFF"/>
            <w:vAlign w:val="center"/>
          </w:tcPr>
          <w:p w14:paraId="32B65D27">
            <w:pPr>
              <w:pStyle w:val="33"/>
            </w:pPr>
            <w:r>
              <w:rPr>
                <w:rFonts w:hint="eastAsia"/>
              </w:rPr>
              <w:t>测试内容</w:t>
            </w:r>
          </w:p>
        </w:tc>
        <w:tc>
          <w:tcPr>
            <w:tcW w:w="2002" w:type="pct"/>
            <w:tcBorders>
              <w:top w:val="single" w:color="auto" w:sz="12" w:space="0"/>
              <w:bottom w:val="single" w:color="auto" w:sz="6" w:space="0"/>
            </w:tcBorders>
            <w:shd w:val="clear" w:color="auto" w:fill="FFFFFF"/>
            <w:vAlign w:val="center"/>
          </w:tcPr>
          <w:p w14:paraId="19206EDF">
            <w:pPr>
              <w:pStyle w:val="33"/>
            </w:pPr>
            <w:r>
              <w:rPr>
                <w:rFonts w:hint="eastAsia"/>
              </w:rPr>
              <w:t>测试结果</w:t>
            </w:r>
          </w:p>
        </w:tc>
      </w:tr>
      <w:tr w14:paraId="20D912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462" w:type="pct"/>
            <w:tcBorders>
              <w:top w:val="single" w:color="auto" w:sz="6" w:space="0"/>
            </w:tcBorders>
            <w:shd w:val="clear" w:color="auto" w:fill="FFFFFF"/>
            <w:vAlign w:val="center"/>
          </w:tcPr>
          <w:p w14:paraId="13149929">
            <w:pPr>
              <w:ind w:firstLine="0" w:firstLineChars="0"/>
              <w:jc w:val="center"/>
            </w:pPr>
            <w:r>
              <w:rPr>
                <w:rFonts w:hint="eastAsia"/>
              </w:rPr>
              <w:t>1</w:t>
            </w:r>
          </w:p>
        </w:tc>
        <w:tc>
          <w:tcPr>
            <w:tcW w:w="848" w:type="pct"/>
            <w:tcBorders>
              <w:top w:val="single" w:color="auto" w:sz="6" w:space="0"/>
            </w:tcBorders>
            <w:shd w:val="clear" w:color="auto" w:fill="FFFFFF"/>
            <w:vAlign w:val="center"/>
          </w:tcPr>
          <w:p w14:paraId="184471CB">
            <w:pPr>
              <w:ind w:firstLine="0" w:firstLineChars="0"/>
            </w:pPr>
            <w:r>
              <w:rPr>
                <w:rFonts w:hint="eastAsia"/>
              </w:rPr>
              <w:t>控制器启动与管理功能</w:t>
            </w:r>
          </w:p>
        </w:tc>
        <w:tc>
          <w:tcPr>
            <w:tcW w:w="1685" w:type="pct"/>
            <w:tcBorders>
              <w:top w:val="single" w:color="auto" w:sz="6" w:space="0"/>
            </w:tcBorders>
            <w:shd w:val="clear" w:color="auto" w:fill="FFFFFF"/>
            <w:vAlign w:val="center"/>
          </w:tcPr>
          <w:p w14:paraId="14CE3F8E">
            <w:pPr>
              <w:ind w:firstLine="0" w:firstLineChars="0"/>
            </w:pPr>
            <w:r>
              <w:rPr>
                <w:rFonts w:hint="eastAsia"/>
              </w:rPr>
              <w:t>测试控制器与Mininet的启动与管理机制</w:t>
            </w:r>
          </w:p>
        </w:tc>
        <w:tc>
          <w:tcPr>
            <w:tcW w:w="2002" w:type="pct"/>
            <w:tcBorders>
              <w:top w:val="single" w:color="auto" w:sz="6" w:space="0"/>
            </w:tcBorders>
            <w:shd w:val="clear" w:color="auto" w:fill="FFFFFF"/>
            <w:vAlign w:val="center"/>
          </w:tcPr>
          <w:p w14:paraId="4768F703">
            <w:pPr>
              <w:ind w:firstLine="0" w:firstLineChars="0"/>
            </w:pPr>
            <w:r>
              <w:rPr>
                <w:rFonts w:hint="eastAsia"/>
              </w:rPr>
              <w:t>控制器成功加载核心模块并响应API；Mininet设备连接正常</w:t>
            </w:r>
          </w:p>
        </w:tc>
      </w:tr>
      <w:tr w14:paraId="11CBAB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462" w:type="pct"/>
            <w:tcBorders>
              <w:bottom w:val="single" w:color="auto" w:sz="12" w:space="0"/>
            </w:tcBorders>
            <w:shd w:val="clear" w:color="auto" w:fill="FFFFFF"/>
            <w:vAlign w:val="center"/>
          </w:tcPr>
          <w:p w14:paraId="42A47507">
            <w:pPr>
              <w:ind w:firstLine="0" w:firstLineChars="0"/>
              <w:jc w:val="center"/>
            </w:pPr>
            <w:r>
              <w:rPr>
                <w:rFonts w:hint="eastAsia"/>
              </w:rPr>
              <w:t>2</w:t>
            </w:r>
          </w:p>
        </w:tc>
        <w:tc>
          <w:tcPr>
            <w:tcW w:w="848" w:type="pct"/>
            <w:tcBorders>
              <w:bottom w:val="single" w:color="auto" w:sz="12" w:space="0"/>
            </w:tcBorders>
            <w:shd w:val="clear" w:color="auto" w:fill="FFFFFF"/>
            <w:vAlign w:val="center"/>
          </w:tcPr>
          <w:p w14:paraId="3A2A656F">
            <w:pPr>
              <w:ind w:firstLine="0" w:firstLineChars="0"/>
            </w:pPr>
            <w:r>
              <w:rPr>
                <w:rFonts w:hint="eastAsia"/>
              </w:rPr>
              <w:t>用户权限管理功能</w:t>
            </w:r>
          </w:p>
        </w:tc>
        <w:tc>
          <w:tcPr>
            <w:tcW w:w="1685" w:type="pct"/>
            <w:tcBorders>
              <w:bottom w:val="single" w:color="auto" w:sz="12" w:space="0"/>
            </w:tcBorders>
            <w:shd w:val="clear" w:color="auto" w:fill="FFFFFF"/>
            <w:vAlign w:val="center"/>
          </w:tcPr>
          <w:p w14:paraId="07822FA4">
            <w:pPr>
              <w:ind w:firstLine="0" w:firstLineChars="0"/>
            </w:pPr>
            <w:r>
              <w:rPr>
                <w:rFonts w:hint="eastAsia"/>
              </w:rPr>
              <w:t>验证基于角色的访问控制与权限分配</w:t>
            </w:r>
          </w:p>
        </w:tc>
        <w:tc>
          <w:tcPr>
            <w:tcW w:w="2002" w:type="pct"/>
            <w:tcBorders>
              <w:bottom w:val="single" w:color="auto" w:sz="12" w:space="0"/>
            </w:tcBorders>
            <w:shd w:val="clear" w:color="auto" w:fill="FFFFFF"/>
            <w:vAlign w:val="center"/>
          </w:tcPr>
          <w:p w14:paraId="286A51AA">
            <w:pPr>
              <w:ind w:firstLine="0" w:firstLineChars="0"/>
            </w:pPr>
            <w:r>
              <w:rPr>
                <w:rFonts w:hint="eastAsia"/>
              </w:rPr>
              <w:t>用户权限分配准确，功能访问受限合理，系统安全性良好</w:t>
            </w:r>
          </w:p>
        </w:tc>
      </w:tr>
    </w:tbl>
    <w:p w14:paraId="4D75441C">
      <w:pPr>
        <w:pStyle w:val="4"/>
      </w:pPr>
      <w:bookmarkStart w:id="207" w:name="_Toc196330181"/>
      <w:r>
        <w:rPr>
          <w:rFonts w:hint="eastAsia"/>
        </w:rPr>
        <w:t>网络配置的测试</w:t>
      </w:r>
      <w:bookmarkEnd w:id="207"/>
    </w:p>
    <w:p w14:paraId="26C2D72A">
      <w:pPr>
        <w:spacing w:before="424" w:beforeLines="100" w:after="424" w:afterLines="100"/>
        <w:ind w:firstLine="480"/>
      </w:pPr>
      <w:r>
        <w:t>网络配置测试着重对系统针对SDN网络的配置以及管理能力展开验证，其中囊括拓扑管理、流表管理、路由管理以及VLAN配置这四个方面，这些功能对于网络的运行状态以及性能有着直接的关联，属于系统核心的业务功能范畴，测试结果说明，系统可以精准且全面地实现对网络配置的控制，</w:t>
      </w:r>
      <w:r>
        <w:rPr>
          <w:rFonts w:hint="eastAsia"/>
        </w:rPr>
        <w:t>提供了丰富的网络管理工具。具体测试用例如</w:t>
      </w:r>
      <w:r>
        <w:rPr>
          <w:rFonts w:hint="eastAsia"/>
        </w:rPr>
        <w:fldChar w:fldCharType="begin"/>
      </w:r>
      <w:r>
        <w:rPr>
          <w:rFonts w:hint="eastAsia"/>
        </w:rPr>
        <w:instrText xml:space="preserve"> REF _Ref25345 \h </w:instrText>
      </w:r>
      <w:r>
        <w:instrText xml:space="preserve"> \* MERGEFORMAT </w:instrText>
      </w:r>
      <w:r>
        <w:rPr>
          <w:rFonts w:hint="eastAsia"/>
        </w:rPr>
        <w:fldChar w:fldCharType="separate"/>
      </w:r>
      <w:r>
        <w:t>表6</w:t>
      </w:r>
      <w:r>
        <w:rPr>
          <w:rFonts w:hint="eastAsia"/>
        </w:rPr>
        <w:t>.</w:t>
      </w:r>
      <w:r>
        <w:t>2</w:t>
      </w:r>
      <w:r>
        <w:rPr>
          <w:rFonts w:hint="eastAsia"/>
        </w:rPr>
        <w:fldChar w:fldCharType="end"/>
      </w:r>
      <w:r>
        <w:rPr>
          <w:rFonts w:hint="eastAsia"/>
        </w:rPr>
        <w:t>所示。</w:t>
      </w:r>
    </w:p>
    <w:p w14:paraId="1BC53CCD">
      <w:pPr>
        <w:pStyle w:val="11"/>
        <w:ind w:firstLine="0" w:firstLineChars="0"/>
        <w:jc w:val="center"/>
      </w:pPr>
      <w:bookmarkStart w:id="208" w:name="_Ref25345"/>
      <w:r>
        <w:rPr>
          <w:rFonts w:ascii="楷体" w:hAnsi="楷体" w:eastAsia="楷体"/>
        </w:rPr>
        <w:t>表</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表 \* ARABIC \s 1 </w:instrText>
      </w:r>
      <w:r>
        <w:fldChar w:fldCharType="separate"/>
      </w:r>
      <w:r>
        <w:t>2</w:t>
      </w:r>
      <w:r>
        <w:fldChar w:fldCharType="end"/>
      </w:r>
      <w:bookmarkEnd w:id="208"/>
      <w:r>
        <w:rPr>
          <w:rFonts w:hint="eastAsia"/>
        </w:rPr>
        <w:t xml:space="preserve"> </w:t>
      </w:r>
      <w:r>
        <w:rPr>
          <w:rFonts w:hint="eastAsia" w:ascii="楷体" w:hAnsi="楷体" w:eastAsia="楷体"/>
        </w:rPr>
        <w:t>网络配置功能测试用例</w:t>
      </w:r>
    </w:p>
    <w:tbl>
      <w:tblPr>
        <w:tblStyle w:val="22"/>
        <w:tblW w:w="5012"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5"/>
        <w:gridCol w:w="1314"/>
        <w:gridCol w:w="3037"/>
        <w:gridCol w:w="3575"/>
      </w:tblGrid>
      <w:tr w14:paraId="54BB92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blHeader/>
        </w:trPr>
        <w:tc>
          <w:tcPr>
            <w:tcW w:w="466" w:type="pct"/>
            <w:tcBorders>
              <w:top w:val="single" w:color="auto" w:sz="12" w:space="0"/>
              <w:bottom w:val="single" w:color="auto" w:sz="6" w:space="0"/>
            </w:tcBorders>
            <w:shd w:val="clear" w:color="auto" w:fill="FFFFFF"/>
            <w:vAlign w:val="center"/>
          </w:tcPr>
          <w:p w14:paraId="78BA5671">
            <w:pPr>
              <w:pStyle w:val="33"/>
            </w:pPr>
            <w:r>
              <w:rPr>
                <w:rFonts w:hint="eastAsia"/>
              </w:rPr>
              <w:t>序号</w:t>
            </w:r>
          </w:p>
        </w:tc>
        <w:tc>
          <w:tcPr>
            <w:tcW w:w="751" w:type="pct"/>
            <w:tcBorders>
              <w:top w:val="single" w:color="auto" w:sz="12" w:space="0"/>
              <w:bottom w:val="single" w:color="auto" w:sz="6" w:space="0"/>
            </w:tcBorders>
            <w:shd w:val="clear" w:color="auto" w:fill="FFFFFF"/>
            <w:vAlign w:val="center"/>
          </w:tcPr>
          <w:p w14:paraId="1F932251">
            <w:pPr>
              <w:pStyle w:val="33"/>
            </w:pPr>
            <w:r>
              <w:rPr>
                <w:rFonts w:hint="eastAsia"/>
              </w:rPr>
              <w:t>测试项目</w:t>
            </w:r>
          </w:p>
        </w:tc>
        <w:tc>
          <w:tcPr>
            <w:tcW w:w="1736" w:type="pct"/>
            <w:tcBorders>
              <w:top w:val="single" w:color="auto" w:sz="12" w:space="0"/>
              <w:bottom w:val="single" w:color="auto" w:sz="6" w:space="0"/>
            </w:tcBorders>
            <w:shd w:val="clear" w:color="auto" w:fill="FFFFFF"/>
            <w:vAlign w:val="center"/>
          </w:tcPr>
          <w:p w14:paraId="6A983B3D">
            <w:pPr>
              <w:pStyle w:val="33"/>
            </w:pPr>
            <w:r>
              <w:rPr>
                <w:rFonts w:hint="eastAsia"/>
              </w:rPr>
              <w:t>测试内容</w:t>
            </w:r>
          </w:p>
        </w:tc>
        <w:tc>
          <w:tcPr>
            <w:tcW w:w="2044" w:type="pct"/>
            <w:tcBorders>
              <w:top w:val="single" w:color="auto" w:sz="12" w:space="0"/>
              <w:bottom w:val="single" w:color="auto" w:sz="6" w:space="0"/>
            </w:tcBorders>
            <w:shd w:val="clear" w:color="auto" w:fill="FFFFFF"/>
            <w:vAlign w:val="center"/>
          </w:tcPr>
          <w:p w14:paraId="6D258DBE">
            <w:pPr>
              <w:pStyle w:val="33"/>
            </w:pPr>
            <w:r>
              <w:rPr>
                <w:rFonts w:hint="eastAsia"/>
              </w:rPr>
              <w:t>测试结果</w:t>
            </w:r>
          </w:p>
        </w:tc>
      </w:tr>
      <w:tr w14:paraId="7F1788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466" w:type="pct"/>
            <w:tcBorders>
              <w:top w:val="single" w:color="auto" w:sz="6" w:space="0"/>
            </w:tcBorders>
            <w:shd w:val="clear" w:color="auto" w:fill="FFFFFF"/>
            <w:vAlign w:val="center"/>
          </w:tcPr>
          <w:p w14:paraId="3AE2E42B">
            <w:pPr>
              <w:ind w:firstLine="0" w:firstLineChars="0"/>
              <w:jc w:val="center"/>
            </w:pPr>
            <w:r>
              <w:rPr>
                <w:rFonts w:hint="eastAsia"/>
              </w:rPr>
              <w:t>1</w:t>
            </w:r>
          </w:p>
        </w:tc>
        <w:tc>
          <w:tcPr>
            <w:tcW w:w="751" w:type="pct"/>
            <w:tcBorders>
              <w:top w:val="single" w:color="auto" w:sz="6" w:space="0"/>
            </w:tcBorders>
            <w:shd w:val="clear" w:color="auto" w:fill="FFFFFF"/>
            <w:vAlign w:val="center"/>
          </w:tcPr>
          <w:p w14:paraId="2D582515">
            <w:pPr>
              <w:ind w:firstLine="0" w:firstLineChars="0"/>
              <w:jc w:val="left"/>
            </w:pPr>
            <w:r>
              <w:rPr>
                <w:rFonts w:hint="eastAsia"/>
              </w:rPr>
              <w:t>网络拓扑管理功能</w:t>
            </w:r>
          </w:p>
        </w:tc>
        <w:tc>
          <w:tcPr>
            <w:tcW w:w="1736" w:type="pct"/>
            <w:tcBorders>
              <w:top w:val="single" w:color="auto" w:sz="6" w:space="0"/>
            </w:tcBorders>
            <w:shd w:val="clear" w:color="auto" w:fill="FFFFFF"/>
            <w:vAlign w:val="center"/>
          </w:tcPr>
          <w:p w14:paraId="299359D7">
            <w:pPr>
              <w:ind w:firstLine="0" w:firstLineChars="0"/>
              <w:jc w:val="left"/>
            </w:pPr>
            <w:r>
              <w:rPr>
                <w:rFonts w:hint="eastAsia"/>
              </w:rPr>
              <w:t>测试拓扑获取与可视化，验证交换机信息与缓存机制</w:t>
            </w:r>
          </w:p>
        </w:tc>
        <w:tc>
          <w:tcPr>
            <w:tcW w:w="2044" w:type="pct"/>
            <w:tcBorders>
              <w:top w:val="single" w:color="auto" w:sz="6" w:space="0"/>
            </w:tcBorders>
            <w:shd w:val="clear" w:color="auto" w:fill="FFFFFF"/>
            <w:vAlign w:val="center"/>
          </w:tcPr>
          <w:p w14:paraId="14EA6453">
            <w:pPr>
              <w:ind w:firstLine="0" w:firstLineChars="0"/>
              <w:jc w:val="left"/>
            </w:pPr>
            <w:r>
              <w:rPr>
                <w:rFonts w:hint="eastAsia"/>
              </w:rPr>
              <w:t>拓扑显示清晰，信息准确，缓存有效提升响应速度</w:t>
            </w:r>
          </w:p>
        </w:tc>
      </w:tr>
      <w:tr w14:paraId="30D810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466" w:type="pct"/>
            <w:shd w:val="clear" w:color="auto" w:fill="FFFFFF"/>
            <w:vAlign w:val="center"/>
          </w:tcPr>
          <w:p w14:paraId="44CD90B5">
            <w:pPr>
              <w:ind w:firstLine="0" w:firstLineChars="0"/>
              <w:jc w:val="center"/>
            </w:pPr>
            <w:r>
              <w:rPr>
                <w:rFonts w:hint="eastAsia"/>
              </w:rPr>
              <w:t>2</w:t>
            </w:r>
          </w:p>
        </w:tc>
        <w:tc>
          <w:tcPr>
            <w:tcW w:w="751" w:type="pct"/>
            <w:shd w:val="clear" w:color="auto" w:fill="FFFFFF"/>
            <w:vAlign w:val="center"/>
          </w:tcPr>
          <w:p w14:paraId="1D355762">
            <w:pPr>
              <w:ind w:firstLine="0" w:firstLineChars="0"/>
              <w:jc w:val="left"/>
            </w:pPr>
            <w:r>
              <w:rPr>
                <w:rFonts w:hint="eastAsia"/>
              </w:rPr>
              <w:t>流表管理功能</w:t>
            </w:r>
          </w:p>
        </w:tc>
        <w:tc>
          <w:tcPr>
            <w:tcW w:w="1736" w:type="pct"/>
            <w:shd w:val="clear" w:color="auto" w:fill="FFFFFF"/>
            <w:vAlign w:val="center"/>
          </w:tcPr>
          <w:p w14:paraId="22660619">
            <w:pPr>
              <w:ind w:firstLine="0" w:firstLineChars="0"/>
              <w:jc w:val="left"/>
            </w:pPr>
            <w:r>
              <w:rPr>
                <w:rFonts w:hint="eastAsia"/>
              </w:rPr>
              <w:t>测试流表的增删改查与规则下发</w:t>
            </w:r>
          </w:p>
        </w:tc>
        <w:tc>
          <w:tcPr>
            <w:tcW w:w="2044" w:type="pct"/>
            <w:shd w:val="clear" w:color="auto" w:fill="FFFFFF"/>
            <w:vAlign w:val="center"/>
          </w:tcPr>
          <w:p w14:paraId="3F04A91A">
            <w:pPr>
              <w:ind w:firstLine="0" w:firstLineChars="0"/>
              <w:jc w:val="left"/>
            </w:pPr>
            <w:r>
              <w:rPr>
                <w:rFonts w:hint="eastAsia"/>
              </w:rPr>
              <w:t>操作准确，规则下发成功，查询快速，错误处理完善</w:t>
            </w:r>
          </w:p>
        </w:tc>
      </w:tr>
      <w:tr w14:paraId="1FD04B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466" w:type="pct"/>
            <w:shd w:val="clear" w:color="auto" w:fill="FFFFFF"/>
            <w:vAlign w:val="center"/>
          </w:tcPr>
          <w:p w14:paraId="6C0C57AF">
            <w:pPr>
              <w:ind w:firstLine="0" w:firstLineChars="0"/>
              <w:jc w:val="center"/>
            </w:pPr>
            <w:r>
              <w:rPr>
                <w:rFonts w:hint="eastAsia"/>
              </w:rPr>
              <w:t>3</w:t>
            </w:r>
          </w:p>
        </w:tc>
        <w:tc>
          <w:tcPr>
            <w:tcW w:w="751" w:type="pct"/>
            <w:shd w:val="clear" w:color="auto" w:fill="FFFFFF"/>
            <w:vAlign w:val="center"/>
          </w:tcPr>
          <w:p w14:paraId="308CCD82">
            <w:pPr>
              <w:ind w:firstLine="0" w:firstLineChars="0"/>
              <w:jc w:val="left"/>
            </w:pPr>
            <w:r>
              <w:rPr>
                <w:rFonts w:hint="eastAsia"/>
              </w:rPr>
              <w:t>路由管理功能</w:t>
            </w:r>
          </w:p>
        </w:tc>
        <w:tc>
          <w:tcPr>
            <w:tcW w:w="1736" w:type="pct"/>
            <w:shd w:val="clear" w:color="auto" w:fill="FFFFFF"/>
            <w:vAlign w:val="center"/>
          </w:tcPr>
          <w:p w14:paraId="24B4D4A9">
            <w:pPr>
              <w:ind w:firstLine="0" w:firstLineChars="0"/>
              <w:jc w:val="left"/>
            </w:pPr>
            <w:r>
              <w:rPr>
                <w:rFonts w:hint="eastAsia"/>
              </w:rPr>
              <w:t>测试IP配置、网关设置与静态路由功能</w:t>
            </w:r>
          </w:p>
        </w:tc>
        <w:tc>
          <w:tcPr>
            <w:tcW w:w="2044" w:type="pct"/>
            <w:shd w:val="clear" w:color="auto" w:fill="FFFFFF"/>
            <w:vAlign w:val="center"/>
          </w:tcPr>
          <w:p w14:paraId="484F2877">
            <w:pPr>
              <w:ind w:firstLine="0" w:firstLineChars="0"/>
              <w:jc w:val="left"/>
            </w:pPr>
            <w:r>
              <w:rPr>
                <w:rFonts w:hint="eastAsia"/>
              </w:rPr>
              <w:t>配置生效，跨网段通信正常，路由可视化提升管理效率</w:t>
            </w:r>
          </w:p>
        </w:tc>
      </w:tr>
      <w:tr w14:paraId="373FD0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466" w:type="pct"/>
            <w:shd w:val="clear" w:color="auto" w:fill="FFFFFF"/>
            <w:vAlign w:val="center"/>
          </w:tcPr>
          <w:p w14:paraId="14F11BC7">
            <w:pPr>
              <w:ind w:firstLine="0" w:firstLineChars="0"/>
              <w:jc w:val="center"/>
            </w:pPr>
            <w:r>
              <w:rPr>
                <w:rFonts w:hint="eastAsia"/>
              </w:rPr>
              <w:t>4</w:t>
            </w:r>
          </w:p>
        </w:tc>
        <w:tc>
          <w:tcPr>
            <w:tcW w:w="751" w:type="pct"/>
            <w:shd w:val="clear" w:color="auto" w:fill="FFFFFF"/>
            <w:vAlign w:val="center"/>
          </w:tcPr>
          <w:p w14:paraId="00C36A0D">
            <w:pPr>
              <w:ind w:firstLine="0" w:firstLineChars="0"/>
              <w:jc w:val="left"/>
            </w:pPr>
            <w:r>
              <w:rPr>
                <w:rFonts w:hint="eastAsia"/>
              </w:rPr>
              <w:t>VLAN配置功能</w:t>
            </w:r>
          </w:p>
        </w:tc>
        <w:tc>
          <w:tcPr>
            <w:tcW w:w="1736" w:type="pct"/>
            <w:shd w:val="clear" w:color="auto" w:fill="FFFFFF"/>
            <w:vAlign w:val="center"/>
          </w:tcPr>
          <w:p w14:paraId="63C83682">
            <w:pPr>
              <w:ind w:firstLine="0" w:firstLineChars="0"/>
              <w:jc w:val="left"/>
            </w:pPr>
            <w:r>
              <w:rPr>
                <w:rFonts w:hint="eastAsia"/>
              </w:rPr>
              <w:t>测试VLAN创建与路由</w:t>
            </w:r>
          </w:p>
        </w:tc>
        <w:tc>
          <w:tcPr>
            <w:tcW w:w="2044" w:type="pct"/>
            <w:shd w:val="clear" w:color="auto" w:fill="FFFFFF"/>
            <w:vAlign w:val="center"/>
          </w:tcPr>
          <w:p w14:paraId="12E00581">
            <w:pPr>
              <w:ind w:firstLine="0" w:firstLineChars="0"/>
              <w:jc w:val="left"/>
            </w:pPr>
            <w:r>
              <w:rPr>
                <w:rFonts w:hint="eastAsia"/>
              </w:rPr>
              <w:t>VLAN隔离有效，跨VLAN通信正常，配置界面清晰，操作简便</w:t>
            </w:r>
          </w:p>
        </w:tc>
      </w:tr>
    </w:tbl>
    <w:p w14:paraId="262E7F8A">
      <w:pPr>
        <w:pStyle w:val="4"/>
      </w:pPr>
      <w:bookmarkStart w:id="209" w:name="_Toc196330182"/>
      <w:r>
        <w:rPr>
          <w:rFonts w:hint="eastAsia"/>
        </w:rPr>
        <w:t>监控分析的测试</w:t>
      </w:r>
      <w:bookmarkEnd w:id="209"/>
    </w:p>
    <w:p w14:paraId="60DF9E15">
      <w:pPr>
        <w:spacing w:before="424" w:beforeLines="100" w:after="424" w:afterLines="100"/>
        <w:ind w:firstLine="480"/>
      </w:pPr>
      <w:r>
        <w:t>监控分析测试着重对系统的网络监控功能、诊断功能以及控制器管理接口功能展开了重点验证，这些功能为管理员给予了可全面了解网络状态的工具、排查故障的工具以及优化性能的工具，对于保障网络可靠运行来讲是十分关键的，测试结果显示，系统有有效收集以及呈现网络数据的能力，并且可提供实用的诊断工具。</w:t>
      </w:r>
      <w:r>
        <w:rPr>
          <w:rFonts w:hint="eastAsia"/>
        </w:rPr>
        <w:t>具体测试用例如</w:t>
      </w:r>
      <w:r>
        <w:rPr>
          <w:rFonts w:hint="eastAsia"/>
        </w:rPr>
        <w:fldChar w:fldCharType="begin"/>
      </w:r>
      <w:r>
        <w:rPr>
          <w:rFonts w:hint="eastAsia"/>
        </w:rPr>
        <w:instrText xml:space="preserve"> REF _Ref25312 \h </w:instrText>
      </w:r>
      <w:r>
        <w:instrText xml:space="preserve"> \* MERGEFORMAT </w:instrText>
      </w:r>
      <w:r>
        <w:rPr>
          <w:rFonts w:hint="eastAsia"/>
        </w:rPr>
        <w:fldChar w:fldCharType="separate"/>
      </w:r>
      <w:r>
        <w:t>表6</w:t>
      </w:r>
      <w:r>
        <w:rPr>
          <w:rFonts w:hint="eastAsia"/>
        </w:rPr>
        <w:t>.</w:t>
      </w:r>
      <w:r>
        <w:t>3</w:t>
      </w:r>
      <w:r>
        <w:rPr>
          <w:rFonts w:hint="eastAsia"/>
        </w:rPr>
        <w:fldChar w:fldCharType="end"/>
      </w:r>
      <w:r>
        <w:rPr>
          <w:rFonts w:hint="eastAsia"/>
        </w:rPr>
        <w:t>所示。</w:t>
      </w:r>
    </w:p>
    <w:p w14:paraId="7DC07A5F">
      <w:pPr>
        <w:pStyle w:val="11"/>
        <w:keepNext/>
        <w:keepLines/>
        <w:ind w:firstLine="0" w:firstLineChars="0"/>
        <w:jc w:val="center"/>
      </w:pPr>
      <w:bookmarkStart w:id="210" w:name="_Ref25312"/>
      <w:r>
        <w:rPr>
          <w:rFonts w:ascii="楷体" w:hAnsi="楷体" w:eastAsia="楷体"/>
        </w:rPr>
        <w:t>表</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表 \* ARABIC \s 1 </w:instrText>
      </w:r>
      <w:r>
        <w:fldChar w:fldCharType="separate"/>
      </w:r>
      <w:r>
        <w:t>3</w:t>
      </w:r>
      <w:r>
        <w:fldChar w:fldCharType="end"/>
      </w:r>
      <w:bookmarkEnd w:id="210"/>
      <w:r>
        <w:rPr>
          <w:rFonts w:hint="eastAsia"/>
        </w:rPr>
        <w:t xml:space="preserve"> </w:t>
      </w:r>
      <w:r>
        <w:rPr>
          <w:rFonts w:hint="eastAsia" w:ascii="楷体" w:hAnsi="楷体" w:eastAsia="楷体"/>
        </w:rPr>
        <w:t>监控分析功能测试用例</w:t>
      </w:r>
    </w:p>
    <w:tbl>
      <w:tblPr>
        <w:tblStyle w:val="22"/>
        <w:tblW w:w="5005"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94"/>
        <w:gridCol w:w="1823"/>
        <w:gridCol w:w="2559"/>
        <w:gridCol w:w="3553"/>
      </w:tblGrid>
      <w:tr w14:paraId="6D4D40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blHeader/>
        </w:trPr>
        <w:tc>
          <w:tcPr>
            <w:tcW w:w="455" w:type="pct"/>
            <w:tcBorders>
              <w:top w:val="single" w:color="auto" w:sz="12" w:space="0"/>
              <w:bottom w:val="single" w:color="auto" w:sz="6" w:space="0"/>
            </w:tcBorders>
            <w:shd w:val="clear" w:color="auto" w:fill="FFFFFF"/>
            <w:vAlign w:val="center"/>
          </w:tcPr>
          <w:p w14:paraId="5C237A2F">
            <w:pPr>
              <w:pStyle w:val="33"/>
            </w:pPr>
            <w:r>
              <w:rPr>
                <w:rFonts w:hint="eastAsia"/>
              </w:rPr>
              <w:t>序号</w:t>
            </w:r>
          </w:p>
        </w:tc>
        <w:tc>
          <w:tcPr>
            <w:tcW w:w="1044" w:type="pct"/>
            <w:tcBorders>
              <w:top w:val="single" w:color="auto" w:sz="12" w:space="0"/>
              <w:bottom w:val="single" w:color="auto" w:sz="6" w:space="0"/>
            </w:tcBorders>
            <w:shd w:val="clear" w:color="auto" w:fill="FFFFFF"/>
            <w:vAlign w:val="center"/>
          </w:tcPr>
          <w:p w14:paraId="581337A9">
            <w:pPr>
              <w:pStyle w:val="33"/>
            </w:pPr>
            <w:r>
              <w:rPr>
                <w:rFonts w:hint="eastAsia"/>
              </w:rPr>
              <w:t>测试项目</w:t>
            </w:r>
          </w:p>
        </w:tc>
        <w:tc>
          <w:tcPr>
            <w:tcW w:w="1466" w:type="pct"/>
            <w:tcBorders>
              <w:top w:val="single" w:color="auto" w:sz="12" w:space="0"/>
              <w:bottom w:val="single" w:color="auto" w:sz="6" w:space="0"/>
            </w:tcBorders>
            <w:shd w:val="clear" w:color="auto" w:fill="FFFFFF"/>
            <w:vAlign w:val="center"/>
          </w:tcPr>
          <w:p w14:paraId="744B3F62">
            <w:pPr>
              <w:pStyle w:val="33"/>
            </w:pPr>
            <w:r>
              <w:rPr>
                <w:rFonts w:hint="eastAsia"/>
              </w:rPr>
              <w:t>测试内容</w:t>
            </w:r>
          </w:p>
        </w:tc>
        <w:tc>
          <w:tcPr>
            <w:tcW w:w="2035" w:type="pct"/>
            <w:tcBorders>
              <w:top w:val="single" w:color="auto" w:sz="12" w:space="0"/>
              <w:bottom w:val="single" w:color="auto" w:sz="6" w:space="0"/>
            </w:tcBorders>
            <w:shd w:val="clear" w:color="auto" w:fill="FFFFFF"/>
            <w:vAlign w:val="center"/>
          </w:tcPr>
          <w:p w14:paraId="05CB8F83">
            <w:pPr>
              <w:pStyle w:val="33"/>
            </w:pPr>
            <w:r>
              <w:rPr>
                <w:rFonts w:hint="eastAsia"/>
              </w:rPr>
              <w:t>测试结果</w:t>
            </w:r>
          </w:p>
        </w:tc>
      </w:tr>
      <w:tr w14:paraId="386FB1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455" w:type="pct"/>
            <w:tcBorders>
              <w:top w:val="single" w:color="auto" w:sz="6" w:space="0"/>
            </w:tcBorders>
            <w:shd w:val="clear" w:color="auto" w:fill="FFFFFF"/>
            <w:vAlign w:val="center"/>
          </w:tcPr>
          <w:p w14:paraId="47A7934C">
            <w:pPr>
              <w:ind w:firstLine="0" w:firstLineChars="0"/>
              <w:jc w:val="center"/>
            </w:pPr>
            <w:r>
              <w:rPr>
                <w:rFonts w:hint="eastAsia"/>
              </w:rPr>
              <w:t>1</w:t>
            </w:r>
          </w:p>
        </w:tc>
        <w:tc>
          <w:tcPr>
            <w:tcW w:w="1044" w:type="pct"/>
            <w:tcBorders>
              <w:top w:val="single" w:color="auto" w:sz="6" w:space="0"/>
            </w:tcBorders>
            <w:shd w:val="clear" w:color="auto" w:fill="FFFFFF"/>
            <w:vAlign w:val="center"/>
          </w:tcPr>
          <w:p w14:paraId="02CAAABF">
            <w:pPr>
              <w:ind w:firstLine="0" w:firstLineChars="0"/>
            </w:pPr>
            <w:r>
              <w:rPr>
                <w:rFonts w:hint="eastAsia"/>
              </w:rPr>
              <w:t>网络监控功能</w:t>
            </w:r>
          </w:p>
        </w:tc>
        <w:tc>
          <w:tcPr>
            <w:tcW w:w="1466" w:type="pct"/>
            <w:tcBorders>
              <w:top w:val="single" w:color="auto" w:sz="6" w:space="0"/>
            </w:tcBorders>
            <w:shd w:val="clear" w:color="auto" w:fill="FFFFFF"/>
            <w:vAlign w:val="center"/>
          </w:tcPr>
          <w:p w14:paraId="34051696">
            <w:pPr>
              <w:ind w:firstLine="0" w:firstLineChars="0"/>
            </w:pPr>
            <w:r>
              <w:rPr>
                <w:rFonts w:hint="eastAsia"/>
              </w:rPr>
              <w:t>测试端口与流表统计获取及可视化展示</w:t>
            </w:r>
          </w:p>
        </w:tc>
        <w:tc>
          <w:tcPr>
            <w:tcW w:w="2035" w:type="pct"/>
            <w:tcBorders>
              <w:top w:val="single" w:color="auto" w:sz="6" w:space="0"/>
            </w:tcBorders>
            <w:shd w:val="clear" w:color="auto" w:fill="FFFFFF"/>
            <w:vAlign w:val="center"/>
          </w:tcPr>
          <w:p w14:paraId="424050FC">
            <w:pPr>
              <w:ind w:firstLine="0" w:firstLineChars="0"/>
            </w:pPr>
            <w:r>
              <w:rPr>
                <w:rFonts w:hint="eastAsia"/>
              </w:rPr>
              <w:t>实时展示数据，刷新及时，性能开销低，便于趋势分析</w:t>
            </w:r>
          </w:p>
        </w:tc>
      </w:tr>
      <w:tr w14:paraId="1455DC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455" w:type="pct"/>
            <w:shd w:val="clear" w:color="auto" w:fill="FFFFFF"/>
            <w:vAlign w:val="center"/>
          </w:tcPr>
          <w:p w14:paraId="3007F8E1">
            <w:pPr>
              <w:ind w:firstLine="0" w:firstLineChars="0"/>
              <w:jc w:val="center"/>
            </w:pPr>
            <w:r>
              <w:rPr>
                <w:rFonts w:hint="eastAsia"/>
              </w:rPr>
              <w:t>2</w:t>
            </w:r>
          </w:p>
        </w:tc>
        <w:tc>
          <w:tcPr>
            <w:tcW w:w="1044" w:type="pct"/>
            <w:shd w:val="clear" w:color="auto" w:fill="FFFFFF"/>
            <w:vAlign w:val="center"/>
          </w:tcPr>
          <w:p w14:paraId="3CE3980B">
            <w:pPr>
              <w:ind w:firstLine="0" w:firstLineChars="0"/>
            </w:pPr>
            <w:r>
              <w:rPr>
                <w:rFonts w:hint="eastAsia"/>
              </w:rPr>
              <w:t>网络诊断功能</w:t>
            </w:r>
          </w:p>
        </w:tc>
        <w:tc>
          <w:tcPr>
            <w:tcW w:w="1466" w:type="pct"/>
            <w:shd w:val="clear" w:color="auto" w:fill="FFFFFF"/>
            <w:vAlign w:val="center"/>
          </w:tcPr>
          <w:p w14:paraId="024CC2B4">
            <w:pPr>
              <w:ind w:firstLine="0" w:firstLineChars="0"/>
            </w:pPr>
            <w:r>
              <w:rPr>
                <w:rFonts w:hint="eastAsia"/>
              </w:rPr>
              <w:t>测试 ping 和端口监听，验证连通性检测</w:t>
            </w:r>
          </w:p>
        </w:tc>
        <w:tc>
          <w:tcPr>
            <w:tcW w:w="2035" w:type="pct"/>
            <w:shd w:val="clear" w:color="auto" w:fill="FFFFFF"/>
            <w:vAlign w:val="center"/>
          </w:tcPr>
          <w:p w14:paraId="55D62BA9">
            <w:pPr>
              <w:ind w:firstLine="0" w:firstLineChars="0"/>
            </w:pPr>
            <w:r>
              <w:rPr>
                <w:rFonts w:hint="eastAsia"/>
              </w:rPr>
              <w:t>操作简便，响应迅速，结果准确，有效辅助故障排查</w:t>
            </w:r>
          </w:p>
        </w:tc>
      </w:tr>
    </w:tbl>
    <w:p w14:paraId="3CE7872F">
      <w:pPr>
        <w:pStyle w:val="4"/>
      </w:pPr>
      <w:bookmarkStart w:id="211" w:name="_Toc196330183"/>
      <w:r>
        <w:rPr>
          <w:rFonts w:hint="eastAsia"/>
        </w:rPr>
        <w:t>网络拓扑稳定性的测试</w:t>
      </w:r>
      <w:bookmarkEnd w:id="211"/>
    </w:p>
    <w:p w14:paraId="1939F336">
      <w:pPr>
        <w:spacing w:before="424" w:beforeLines="100" w:after="424" w:afterLines="100"/>
        <w:ind w:firstLine="480"/>
      </w:pPr>
      <w:r>
        <w:rPr>
          <w:rFonts w:hint="eastAsia"/>
        </w:rPr>
        <w:t>网络拓扑稳定性测试对系统于不同网络拓扑环境里的表现给予了验证，其中覆盖网络的连通状况、稳定程度以及在不同负载情形下的性能表现，凭借模拟多种类别的网络拓扑，并借助ping和iperf等工具来展开测试，以此评估系统在实际环境当中的表现，测试得出的结果显示，系统可在各类网络拓扑下维持良好的稳定性与性能，适应不同规模网络的需求。</w:t>
      </w:r>
      <w:r>
        <w:t>具体测试用例如表6.4所示。</w:t>
      </w:r>
    </w:p>
    <w:p w14:paraId="5F342FFD">
      <w:pPr>
        <w:pStyle w:val="11"/>
        <w:ind w:firstLine="0" w:firstLineChars="0"/>
        <w:jc w:val="center"/>
      </w:pPr>
      <w:r>
        <w:rPr>
          <w:rFonts w:ascii="楷体" w:hAnsi="楷体" w:eastAsia="楷体"/>
        </w:rPr>
        <w:t>表</w:t>
      </w:r>
      <w:r>
        <w:fldChar w:fldCharType="begin"/>
      </w:r>
      <w:r>
        <w:instrText xml:space="preserve"> STYLEREF 1 \s </w:instrText>
      </w:r>
      <w:r>
        <w:fldChar w:fldCharType="separate"/>
      </w:r>
      <w:r>
        <w:t>6</w:t>
      </w:r>
      <w:r>
        <w:fldChar w:fldCharType="end"/>
      </w:r>
      <w:r>
        <w:rPr>
          <w:rFonts w:hint="eastAsia"/>
        </w:rPr>
        <w:t xml:space="preserve">.4 </w:t>
      </w:r>
      <w:r>
        <w:rPr>
          <w:rFonts w:hint="eastAsia" w:ascii="楷体" w:hAnsi="楷体" w:eastAsia="楷体"/>
        </w:rPr>
        <w:t>网络拓扑稳定性测试用例</w:t>
      </w:r>
    </w:p>
    <w:tbl>
      <w:tblPr>
        <w:tblStyle w:val="22"/>
        <w:tblW w:w="488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3"/>
        <w:gridCol w:w="1699"/>
        <w:gridCol w:w="2992"/>
        <w:gridCol w:w="3047"/>
      </w:tblGrid>
      <w:tr w14:paraId="798C9C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blHeader/>
        </w:trPr>
        <w:tc>
          <w:tcPr>
            <w:tcW w:w="454" w:type="pct"/>
            <w:tcBorders>
              <w:top w:val="single" w:color="auto" w:sz="12" w:space="0"/>
              <w:bottom w:val="single" w:color="auto" w:sz="6" w:space="0"/>
            </w:tcBorders>
            <w:shd w:val="clear" w:color="auto" w:fill="FFFFFF"/>
            <w:vAlign w:val="center"/>
          </w:tcPr>
          <w:p w14:paraId="7021E0C9">
            <w:pPr>
              <w:pStyle w:val="33"/>
            </w:pPr>
            <w:r>
              <w:rPr>
                <w:rFonts w:hint="eastAsia"/>
              </w:rPr>
              <w:t>序号</w:t>
            </w:r>
          </w:p>
        </w:tc>
        <w:tc>
          <w:tcPr>
            <w:tcW w:w="998" w:type="pct"/>
            <w:tcBorders>
              <w:top w:val="single" w:color="auto" w:sz="12" w:space="0"/>
              <w:bottom w:val="single" w:color="auto" w:sz="6" w:space="0"/>
            </w:tcBorders>
            <w:shd w:val="clear" w:color="auto" w:fill="FFFFFF"/>
            <w:vAlign w:val="center"/>
          </w:tcPr>
          <w:p w14:paraId="5EB98417">
            <w:pPr>
              <w:pStyle w:val="33"/>
            </w:pPr>
            <w:r>
              <w:rPr>
                <w:rFonts w:hint="eastAsia"/>
              </w:rPr>
              <w:t>测试项目</w:t>
            </w:r>
          </w:p>
        </w:tc>
        <w:tc>
          <w:tcPr>
            <w:tcW w:w="1758" w:type="pct"/>
            <w:tcBorders>
              <w:top w:val="single" w:color="auto" w:sz="12" w:space="0"/>
              <w:bottom w:val="single" w:color="auto" w:sz="6" w:space="0"/>
            </w:tcBorders>
            <w:shd w:val="clear" w:color="auto" w:fill="FFFFFF"/>
            <w:vAlign w:val="center"/>
          </w:tcPr>
          <w:p w14:paraId="0E0D56FA">
            <w:pPr>
              <w:pStyle w:val="33"/>
            </w:pPr>
            <w:r>
              <w:rPr>
                <w:rFonts w:hint="eastAsia"/>
              </w:rPr>
              <w:t>测试内容</w:t>
            </w:r>
          </w:p>
        </w:tc>
        <w:tc>
          <w:tcPr>
            <w:tcW w:w="1790" w:type="pct"/>
            <w:tcBorders>
              <w:top w:val="single" w:color="auto" w:sz="12" w:space="0"/>
              <w:bottom w:val="single" w:color="auto" w:sz="6" w:space="0"/>
            </w:tcBorders>
            <w:shd w:val="clear" w:color="auto" w:fill="FFFFFF"/>
            <w:vAlign w:val="center"/>
          </w:tcPr>
          <w:p w14:paraId="30CE6886">
            <w:pPr>
              <w:pStyle w:val="33"/>
            </w:pPr>
            <w:r>
              <w:rPr>
                <w:rFonts w:hint="eastAsia"/>
              </w:rPr>
              <w:t>测试结果</w:t>
            </w:r>
          </w:p>
        </w:tc>
      </w:tr>
      <w:tr w14:paraId="557338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454" w:type="pct"/>
            <w:tcBorders>
              <w:top w:val="single" w:color="auto" w:sz="6" w:space="0"/>
            </w:tcBorders>
            <w:shd w:val="clear" w:color="auto" w:fill="FFFFFF"/>
            <w:vAlign w:val="center"/>
          </w:tcPr>
          <w:p w14:paraId="226BCA38">
            <w:pPr>
              <w:ind w:firstLine="0" w:firstLineChars="0"/>
              <w:jc w:val="center"/>
            </w:pPr>
            <w:r>
              <w:rPr>
                <w:rFonts w:hint="eastAsia"/>
              </w:rPr>
              <w:t>1</w:t>
            </w:r>
          </w:p>
        </w:tc>
        <w:tc>
          <w:tcPr>
            <w:tcW w:w="998" w:type="pct"/>
            <w:tcBorders>
              <w:top w:val="single" w:color="auto" w:sz="6" w:space="0"/>
            </w:tcBorders>
            <w:shd w:val="clear" w:color="auto" w:fill="FFFFFF"/>
            <w:vAlign w:val="center"/>
          </w:tcPr>
          <w:p w14:paraId="1C3995B2">
            <w:pPr>
              <w:ind w:firstLine="0" w:firstLineChars="0"/>
            </w:pPr>
            <w:r>
              <w:rPr>
                <w:rFonts w:hint="eastAsia"/>
              </w:rPr>
              <w:t>单交换机拓扑</w:t>
            </w:r>
          </w:p>
        </w:tc>
        <w:tc>
          <w:tcPr>
            <w:tcW w:w="1758" w:type="pct"/>
            <w:tcBorders>
              <w:top w:val="single" w:color="auto" w:sz="6" w:space="0"/>
            </w:tcBorders>
            <w:shd w:val="clear" w:color="auto" w:fill="FFFFFF"/>
            <w:vAlign w:val="center"/>
          </w:tcPr>
          <w:p w14:paraId="68308ED9">
            <w:pPr>
              <w:ind w:firstLine="0" w:firstLineChars="0"/>
            </w:pPr>
            <w:r>
              <w:rPr>
                <w:rFonts w:hint="eastAsia"/>
              </w:rPr>
              <w:t>测试主机间 ping 连通性</w:t>
            </w:r>
          </w:p>
        </w:tc>
        <w:tc>
          <w:tcPr>
            <w:tcW w:w="1790" w:type="pct"/>
            <w:tcBorders>
              <w:top w:val="single" w:color="auto" w:sz="6" w:space="0"/>
            </w:tcBorders>
            <w:shd w:val="clear" w:color="auto" w:fill="FFFFFF"/>
            <w:vAlign w:val="center"/>
          </w:tcPr>
          <w:p w14:paraId="29E51C16">
            <w:pPr>
              <w:ind w:firstLine="0" w:firstLineChars="0"/>
            </w:pPr>
            <w:r>
              <w:rPr>
                <w:rFonts w:hint="eastAsia"/>
              </w:rPr>
              <w:t>全部连通，延迟低，适合小型网络</w:t>
            </w:r>
          </w:p>
        </w:tc>
      </w:tr>
      <w:tr w14:paraId="5BF97E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454" w:type="pct"/>
            <w:shd w:val="clear" w:color="auto" w:fill="FFFFFF"/>
            <w:vAlign w:val="center"/>
          </w:tcPr>
          <w:p w14:paraId="403D3669">
            <w:pPr>
              <w:ind w:firstLine="0" w:firstLineChars="0"/>
              <w:jc w:val="center"/>
            </w:pPr>
            <w:r>
              <w:rPr>
                <w:rFonts w:hint="eastAsia"/>
              </w:rPr>
              <w:t>2</w:t>
            </w:r>
          </w:p>
        </w:tc>
        <w:tc>
          <w:tcPr>
            <w:tcW w:w="998" w:type="pct"/>
            <w:shd w:val="clear" w:color="auto" w:fill="FFFFFF"/>
            <w:vAlign w:val="center"/>
          </w:tcPr>
          <w:p w14:paraId="075D2D9E">
            <w:pPr>
              <w:ind w:firstLine="0" w:firstLineChars="0"/>
            </w:pPr>
            <w:r>
              <w:rPr>
                <w:rFonts w:hint="eastAsia"/>
              </w:rPr>
              <w:t>星型拓扑</w:t>
            </w:r>
          </w:p>
        </w:tc>
        <w:tc>
          <w:tcPr>
            <w:tcW w:w="1758" w:type="pct"/>
            <w:shd w:val="clear" w:color="auto" w:fill="FFFFFF"/>
            <w:vAlign w:val="center"/>
          </w:tcPr>
          <w:p w14:paraId="1CABC737">
            <w:pPr>
              <w:ind w:firstLine="0" w:firstLineChars="0"/>
            </w:pPr>
            <w:r>
              <w:rPr>
                <w:rFonts w:hint="eastAsia"/>
              </w:rPr>
              <w:t>测试中心节点稳定性</w:t>
            </w:r>
          </w:p>
        </w:tc>
        <w:tc>
          <w:tcPr>
            <w:tcW w:w="1790" w:type="pct"/>
            <w:shd w:val="clear" w:color="auto" w:fill="FFFFFF"/>
            <w:vAlign w:val="center"/>
          </w:tcPr>
          <w:p w14:paraId="05064108">
            <w:pPr>
              <w:ind w:firstLine="0" w:firstLineChars="0"/>
            </w:pPr>
            <w:r>
              <w:rPr>
                <w:rFonts w:hint="eastAsia"/>
              </w:rPr>
              <w:t>连通良好，中心负载高时延迟略升</w:t>
            </w:r>
          </w:p>
        </w:tc>
      </w:tr>
      <w:tr w14:paraId="3348C9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454" w:type="pct"/>
            <w:shd w:val="clear" w:color="auto" w:fill="FFFFFF"/>
            <w:vAlign w:val="center"/>
          </w:tcPr>
          <w:p w14:paraId="0D6EA112">
            <w:pPr>
              <w:ind w:firstLine="0" w:firstLineChars="0"/>
              <w:jc w:val="center"/>
            </w:pPr>
            <w:r>
              <w:rPr>
                <w:rFonts w:hint="eastAsia"/>
              </w:rPr>
              <w:t>3</w:t>
            </w:r>
          </w:p>
        </w:tc>
        <w:tc>
          <w:tcPr>
            <w:tcW w:w="998" w:type="pct"/>
            <w:shd w:val="clear" w:color="auto" w:fill="FFFFFF"/>
            <w:vAlign w:val="center"/>
          </w:tcPr>
          <w:p w14:paraId="6825EE40">
            <w:pPr>
              <w:ind w:firstLine="0" w:firstLineChars="0"/>
            </w:pPr>
            <w:r>
              <w:rPr>
                <w:rFonts w:hint="eastAsia"/>
              </w:rPr>
              <w:t>环形拓扑</w:t>
            </w:r>
          </w:p>
        </w:tc>
        <w:tc>
          <w:tcPr>
            <w:tcW w:w="1758" w:type="pct"/>
            <w:shd w:val="clear" w:color="auto" w:fill="FFFFFF"/>
            <w:vAlign w:val="center"/>
          </w:tcPr>
          <w:p w14:paraId="12320EBB">
            <w:pPr>
              <w:ind w:firstLine="0" w:firstLineChars="0"/>
            </w:pPr>
            <w:r>
              <w:rPr>
                <w:rFonts w:hint="eastAsia"/>
              </w:rPr>
              <w:t>验证冗余路径与链路故障处理能力</w:t>
            </w:r>
          </w:p>
        </w:tc>
        <w:tc>
          <w:tcPr>
            <w:tcW w:w="1790" w:type="pct"/>
            <w:shd w:val="clear" w:color="auto" w:fill="FFFFFF"/>
            <w:vAlign w:val="center"/>
          </w:tcPr>
          <w:p w14:paraId="256BCA9E">
            <w:pPr>
              <w:ind w:firstLine="0" w:firstLineChars="0"/>
            </w:pPr>
            <w:r>
              <w:rPr>
                <w:rFonts w:hint="eastAsia"/>
              </w:rPr>
              <w:t>链路断开时可自动切换路径，保持连通性</w:t>
            </w:r>
          </w:p>
        </w:tc>
      </w:tr>
      <w:tr w14:paraId="143C8F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454" w:type="pct"/>
            <w:shd w:val="clear" w:color="auto" w:fill="FFFFFF"/>
            <w:vAlign w:val="center"/>
          </w:tcPr>
          <w:p w14:paraId="0A577251">
            <w:pPr>
              <w:ind w:firstLine="0" w:firstLineChars="0"/>
              <w:jc w:val="center"/>
            </w:pPr>
            <w:r>
              <w:rPr>
                <w:rFonts w:hint="eastAsia"/>
              </w:rPr>
              <w:t>4</w:t>
            </w:r>
          </w:p>
        </w:tc>
        <w:tc>
          <w:tcPr>
            <w:tcW w:w="998" w:type="pct"/>
            <w:shd w:val="clear" w:color="auto" w:fill="FFFFFF"/>
            <w:vAlign w:val="center"/>
          </w:tcPr>
          <w:p w14:paraId="57C943AC">
            <w:pPr>
              <w:ind w:firstLine="0" w:firstLineChars="0"/>
            </w:pPr>
            <w:r>
              <w:rPr>
                <w:rFonts w:hint="eastAsia"/>
              </w:rPr>
              <w:t>网状拓扑</w:t>
            </w:r>
          </w:p>
        </w:tc>
        <w:tc>
          <w:tcPr>
            <w:tcW w:w="1758" w:type="pct"/>
            <w:shd w:val="clear" w:color="auto" w:fill="FFFFFF"/>
            <w:vAlign w:val="center"/>
          </w:tcPr>
          <w:p w14:paraId="5F360ACE">
            <w:pPr>
              <w:ind w:firstLine="0" w:firstLineChars="0"/>
            </w:pPr>
            <w:r>
              <w:rPr>
                <w:rFonts w:hint="eastAsia"/>
              </w:rPr>
              <w:t>测试高负载下的带宽与延迟表现</w:t>
            </w:r>
          </w:p>
        </w:tc>
        <w:tc>
          <w:tcPr>
            <w:tcW w:w="1790" w:type="pct"/>
            <w:shd w:val="clear" w:color="auto" w:fill="FFFFFF"/>
            <w:vAlign w:val="center"/>
          </w:tcPr>
          <w:p w14:paraId="37495B33">
            <w:pPr>
              <w:ind w:firstLine="0" w:firstLineChars="0"/>
            </w:pPr>
            <w:r>
              <w:rPr>
                <w:rFonts w:hint="eastAsia"/>
              </w:rPr>
              <w:t>性能稳定，冗余路径缓解瓶颈</w:t>
            </w:r>
          </w:p>
        </w:tc>
      </w:tr>
      <w:tr w14:paraId="6F621E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454" w:type="pct"/>
            <w:shd w:val="clear" w:color="auto" w:fill="FFFFFF"/>
            <w:vAlign w:val="center"/>
          </w:tcPr>
          <w:p w14:paraId="725E5CF0">
            <w:pPr>
              <w:ind w:firstLine="0" w:firstLineChars="0"/>
              <w:jc w:val="center"/>
            </w:pPr>
            <w:r>
              <w:rPr>
                <w:rFonts w:hint="eastAsia"/>
              </w:rPr>
              <w:t>5</w:t>
            </w:r>
          </w:p>
        </w:tc>
        <w:tc>
          <w:tcPr>
            <w:tcW w:w="998" w:type="pct"/>
            <w:shd w:val="clear" w:color="auto" w:fill="FFFFFF"/>
            <w:vAlign w:val="center"/>
          </w:tcPr>
          <w:p w14:paraId="29205A66">
            <w:pPr>
              <w:ind w:firstLine="0" w:firstLineChars="0"/>
            </w:pPr>
            <w:r>
              <w:rPr>
                <w:rFonts w:hint="eastAsia"/>
              </w:rPr>
              <w:t>自定义拓扑</w:t>
            </w:r>
          </w:p>
        </w:tc>
        <w:tc>
          <w:tcPr>
            <w:tcW w:w="1758" w:type="pct"/>
            <w:shd w:val="clear" w:color="auto" w:fill="FFFFFF"/>
            <w:vAlign w:val="center"/>
          </w:tcPr>
          <w:p w14:paraId="5938D498">
            <w:pPr>
              <w:ind w:firstLine="0" w:firstLineChars="0"/>
            </w:pPr>
            <w:r>
              <w:rPr>
                <w:rFonts w:hint="eastAsia"/>
              </w:rPr>
              <w:t>验证复杂拓扑下的连通性与性能</w:t>
            </w:r>
          </w:p>
        </w:tc>
        <w:tc>
          <w:tcPr>
            <w:tcW w:w="1790" w:type="pct"/>
            <w:shd w:val="clear" w:color="auto" w:fill="FFFFFF"/>
            <w:vAlign w:val="center"/>
          </w:tcPr>
          <w:p w14:paraId="7440A761">
            <w:pPr>
              <w:ind w:firstLine="0" w:firstLineChars="0"/>
            </w:pPr>
            <w:r>
              <w:rPr>
                <w:rFonts w:hint="eastAsia"/>
              </w:rPr>
              <w:t>性能稳定，适应复杂结构网络</w:t>
            </w:r>
          </w:p>
        </w:tc>
      </w:tr>
    </w:tbl>
    <w:p w14:paraId="222A0B57">
      <w:pPr>
        <w:ind w:firstLine="0" w:firstLineChars="0"/>
      </w:pPr>
    </w:p>
    <w:p w14:paraId="4201C320">
      <w:pPr>
        <w:pStyle w:val="3"/>
      </w:pPr>
      <w:bookmarkStart w:id="212" w:name="_Toc196330184"/>
      <w:r>
        <w:rPr>
          <w:rFonts w:hint="eastAsia"/>
        </w:rPr>
        <w:t>本章小结</w:t>
      </w:r>
      <w:bookmarkEnd w:id="212"/>
    </w:p>
    <w:p w14:paraId="58A77725">
      <w:pPr>
        <w:spacing w:before="424" w:beforeLines="100" w:after="424" w:afterLines="100"/>
        <w:ind w:firstLine="480"/>
      </w:pPr>
      <w:r>
        <w:rPr>
          <w:rFonts w:hint="eastAsia"/>
        </w:rPr>
        <w:t>经过细致的功能测试，本研究成功验证了系统的功能完整性、可用性表现。测试结果明确显示，系统满足了既定的设计目标，具备了提供灵活、高效SDN网络管理能力的潜力。</w:t>
      </w:r>
    </w:p>
    <w:p w14:paraId="2B929C16">
      <w:pPr>
        <w:pStyle w:val="2"/>
      </w:pPr>
      <w:bookmarkStart w:id="213" w:name="_Toc23559"/>
      <w:bookmarkStart w:id="214" w:name="_Toc6470"/>
      <w:bookmarkStart w:id="215" w:name="_Toc18592"/>
      <w:bookmarkStart w:id="216" w:name="_Toc196330185"/>
      <w:bookmarkStart w:id="217" w:name="_Toc27742"/>
      <w:bookmarkStart w:id="218" w:name="_Toc15167"/>
      <w:r>
        <w:rPr>
          <w:rFonts w:hint="eastAsia"/>
        </w:rPr>
        <w:t>总结和展望</w:t>
      </w:r>
      <w:bookmarkEnd w:id="213"/>
      <w:bookmarkEnd w:id="214"/>
      <w:bookmarkEnd w:id="215"/>
      <w:bookmarkEnd w:id="216"/>
      <w:bookmarkEnd w:id="217"/>
      <w:bookmarkEnd w:id="218"/>
    </w:p>
    <w:p w14:paraId="327AC312">
      <w:pPr>
        <w:pStyle w:val="3"/>
      </w:pPr>
      <w:bookmarkStart w:id="219" w:name="_Toc10218"/>
      <w:bookmarkStart w:id="220" w:name="_Toc30465"/>
      <w:bookmarkStart w:id="221" w:name="_Toc4774"/>
      <w:bookmarkStart w:id="222" w:name="_Toc23850"/>
      <w:bookmarkStart w:id="223" w:name="_Toc21191"/>
      <w:bookmarkStart w:id="224" w:name="_Toc196330186"/>
      <w:r>
        <w:rPr>
          <w:rFonts w:hint="eastAsia"/>
        </w:rPr>
        <w:t>总结</w:t>
      </w:r>
      <w:bookmarkEnd w:id="219"/>
      <w:bookmarkEnd w:id="220"/>
      <w:bookmarkEnd w:id="221"/>
      <w:bookmarkEnd w:id="222"/>
      <w:bookmarkEnd w:id="223"/>
      <w:bookmarkEnd w:id="224"/>
    </w:p>
    <w:p w14:paraId="2A9A6388">
      <w:pPr>
        <w:spacing w:before="424" w:beforeLines="100" w:after="424" w:afterLines="100"/>
        <w:ind w:firstLine="480"/>
      </w:pPr>
      <w:r>
        <w:rPr>
          <w:rFonts w:ascii="宋体"/>
        </w:rPr>
        <w:t>本研究基于软件定义网络（</w:t>
      </w:r>
      <w:r>
        <w:t>SDN</w:t>
      </w:r>
      <w:r>
        <w:rPr>
          <w:rFonts w:ascii="宋体"/>
        </w:rPr>
        <w:t>）技术，</w:t>
      </w:r>
      <w:r>
        <w:t>设计并实现了SDN的转发设备管理系统，解决传统网络设备管理复杂以及效率低下的问题。研究成果主要体现在以下几个方面：构建了基于SDN的三层架构管理系统，实现了控制层、应用层以及转发层的有效协同合作，借助OpenFlow协议达成了控制器与交换机之间的标准化通信机制，REST</w:t>
      </w:r>
      <w:r>
        <w:rPr>
          <w:rFonts w:hint="eastAsia"/>
        </w:rPr>
        <w:t xml:space="preserve"> </w:t>
      </w:r>
      <w:r>
        <w:t>API接口为上层应用提供了灵活且便捷的服务接口，使得系统拥有了良好的开放性以及互操作性。系统以Django框架作为后端支撑力量，与Ryu</w:t>
      </w:r>
      <w:r>
        <w:rPr>
          <w:rFonts w:hint="eastAsia"/>
        </w:rPr>
        <w:t xml:space="preserve"> </w:t>
      </w:r>
      <w:r>
        <w:t>SDN控制器进行集成，实现了网络资源的集中式管理，系统集成了网络拓扑可视化、流表管理、路由配置、虚拟局域网也就是VLAN划分等多项功能，契合了SDN网络管理的多样化需求，系统测试结果验证了该系统可降低网络配置的复杂性，提升网络管理的效率，为网络维护人员提供了直观又便捷的管理工具。</w:t>
      </w:r>
    </w:p>
    <w:p w14:paraId="7FE911A6">
      <w:pPr>
        <w:pStyle w:val="3"/>
      </w:pPr>
      <w:bookmarkStart w:id="225" w:name="_Toc196330187"/>
      <w:bookmarkStart w:id="226" w:name="_Toc5252"/>
      <w:bookmarkStart w:id="227" w:name="_Toc26083"/>
      <w:bookmarkStart w:id="228" w:name="_Toc9446"/>
      <w:bookmarkStart w:id="229" w:name="_Toc29102"/>
      <w:bookmarkStart w:id="230" w:name="_Toc5544"/>
      <w:r>
        <w:rPr>
          <w:rFonts w:hint="eastAsia"/>
        </w:rPr>
        <w:t>展望</w:t>
      </w:r>
      <w:bookmarkEnd w:id="225"/>
      <w:bookmarkEnd w:id="226"/>
      <w:bookmarkEnd w:id="227"/>
      <w:bookmarkEnd w:id="228"/>
      <w:bookmarkEnd w:id="229"/>
      <w:bookmarkEnd w:id="230"/>
    </w:p>
    <w:p w14:paraId="2B5704D1">
      <w:pPr>
        <w:spacing w:before="424" w:beforeLines="100" w:after="424" w:afterLines="100"/>
        <w:ind w:firstLine="480"/>
      </w:pPr>
      <w:r>
        <w:t>软件定义网络（SDN）是一种新型网络架构，有集中控制、可编程性以及灵活性等优点，正在对传统网络构建和管理进行革新，本文所介绍的基于SDN技术的转发设备管理系统，简化了SDN网络管理流程，还提升了管理效率，有力地支持了SDN技术的应用。</w:t>
      </w:r>
    </w:p>
    <w:p w14:paraId="446094FA">
      <w:pPr>
        <w:spacing w:before="424" w:beforeLines="100" w:after="424" w:afterLines="100"/>
        <w:ind w:firstLine="480"/>
      </w:pPr>
      <w:r>
        <w:t>尽管系统实现了功能，但是仍然存在改进的空间，未来会探索引入机器学习和人工智能技术来实现网络异常检测、流量预测以及自动优化，支持更多的SDN控制器比如ONOS、ODL以提高适用性，引入网络意图分析技术来精准理解用户意图，改进网络拓扑可视化效果，加强系统安全性，优化性能以提升并发处理能力和响应速度。</w:t>
      </w:r>
    </w:p>
    <w:p w14:paraId="4840067F">
      <w:pPr>
        <w:spacing w:before="424" w:beforeLines="100" w:after="424" w:afterLines="100"/>
        <w:ind w:firstLine="480"/>
      </w:pPr>
      <w:r>
        <w:t>基于OpenFlow的SDN控制器在多个应用案例中呈现出了其强大功能和优势，随着技术的发展，SDN控制器将在未来发挥更关键的作用，推动SDN技术的广泛应用和持续发展。</w:t>
      </w:r>
    </w:p>
    <w:p w14:paraId="5B462182">
      <w:pPr>
        <w:ind w:firstLine="0" w:firstLineChars="0"/>
        <w:sectPr>
          <w:footerReference r:id="rId16" w:type="default"/>
          <w:pgSz w:w="11906" w:h="16838"/>
          <w:pgMar w:top="1417" w:right="1701" w:bottom="1417" w:left="1701" w:header="1134" w:footer="1134" w:gutter="0"/>
          <w:pgNumType w:start="1"/>
          <w:cols w:space="0" w:num="1"/>
          <w:docGrid w:type="lines" w:linePitch="424" w:charSpace="0"/>
        </w:sectPr>
      </w:pPr>
    </w:p>
    <w:p w14:paraId="2C805D3B">
      <w:pPr>
        <w:pStyle w:val="2"/>
        <w:numPr>
          <w:ilvl w:val="0"/>
          <w:numId w:val="0"/>
        </w:numPr>
      </w:pPr>
      <w:bookmarkStart w:id="231" w:name="_Toc26076"/>
      <w:bookmarkStart w:id="232" w:name="_Toc196330188"/>
      <w:bookmarkStart w:id="233" w:name="_Toc15875"/>
      <w:bookmarkStart w:id="234" w:name="_Toc3960"/>
      <w:bookmarkStart w:id="235" w:name="_Toc25829"/>
      <w:bookmarkStart w:id="236" w:name="_Toc3399"/>
      <w:r>
        <w:rPr>
          <w:rFonts w:hint="eastAsia"/>
        </w:rPr>
        <w:t>参考文献</w:t>
      </w:r>
      <w:bookmarkEnd w:id="231"/>
      <w:bookmarkEnd w:id="232"/>
      <w:bookmarkEnd w:id="233"/>
      <w:bookmarkEnd w:id="234"/>
      <w:bookmarkEnd w:id="235"/>
      <w:bookmarkEnd w:id="236"/>
    </w:p>
    <w:p w14:paraId="56686696">
      <w:pPr>
        <w:pStyle w:val="36"/>
        <w:numPr>
          <w:ilvl w:val="0"/>
          <w:numId w:val="16"/>
        </w:numPr>
        <w:wordWrap w:val="0"/>
        <w:autoSpaceDE w:val="0"/>
        <w:autoSpaceDN w:val="0"/>
        <w:ind w:left="0" w:firstLine="0" w:firstLineChars="0"/>
        <w:rPr>
          <w:rFonts w:eastAsia="仿宋"/>
          <w:sz w:val="21"/>
        </w:rPr>
      </w:pPr>
      <w:bookmarkStart w:id="237" w:name="_Ref196030806"/>
      <w:bookmarkStart w:id="238" w:name="_Ref194782189"/>
      <w:r>
        <w:rPr>
          <w:rFonts w:eastAsia="仿宋"/>
          <w:sz w:val="21"/>
        </w:rPr>
        <w:t>Lara A, Kolasani A, Ramamurthy B. Network innovation using openflow: A survey[J]. IEEE communications surveys &amp; tutorials, 2013, 16(1): 493-512.</w:t>
      </w:r>
    </w:p>
    <w:bookmarkEnd w:id="237"/>
    <w:p w14:paraId="38CF416C">
      <w:pPr>
        <w:pStyle w:val="36"/>
        <w:numPr>
          <w:ilvl w:val="0"/>
          <w:numId w:val="16"/>
        </w:numPr>
        <w:wordWrap w:val="0"/>
        <w:autoSpaceDE w:val="0"/>
        <w:autoSpaceDN w:val="0"/>
        <w:ind w:left="0" w:firstLine="0" w:firstLineChars="0"/>
        <w:rPr>
          <w:rFonts w:eastAsia="仿宋"/>
          <w:sz w:val="21"/>
        </w:rPr>
      </w:pPr>
      <w:r>
        <w:rPr>
          <w:rFonts w:hint="eastAsia" w:eastAsia="仿宋"/>
          <w:sz w:val="21"/>
        </w:rPr>
        <w:t>杨泽卫,李呈.重构网络[M].电子工业出版社:201704.268.</w:t>
      </w:r>
    </w:p>
    <w:p w14:paraId="3F130458">
      <w:pPr>
        <w:pStyle w:val="36"/>
        <w:numPr>
          <w:ilvl w:val="0"/>
          <w:numId w:val="16"/>
        </w:numPr>
        <w:wordWrap w:val="0"/>
        <w:autoSpaceDE w:val="0"/>
        <w:autoSpaceDN w:val="0"/>
        <w:ind w:left="0" w:firstLine="0" w:firstLineChars="0"/>
        <w:rPr>
          <w:rFonts w:eastAsia="仿宋"/>
          <w:sz w:val="21"/>
        </w:rPr>
      </w:pPr>
      <w:r>
        <w:rPr>
          <w:rFonts w:eastAsia="仿宋"/>
          <w:sz w:val="21"/>
        </w:rPr>
        <w:t>Asadollahi S, Goswami B, Sameer M. Ryu controller's scalability experiment on software defined networks[C]//2018 IEEE international conference on current trends in advanced computing (ICCTAC). IEEE, 2018: 1-5.</w:t>
      </w:r>
    </w:p>
    <w:p w14:paraId="287E56AA">
      <w:pPr>
        <w:pStyle w:val="36"/>
        <w:numPr>
          <w:ilvl w:val="0"/>
          <w:numId w:val="16"/>
        </w:numPr>
        <w:wordWrap w:val="0"/>
        <w:autoSpaceDE w:val="0"/>
        <w:autoSpaceDN w:val="0"/>
        <w:ind w:left="0" w:firstLine="0" w:firstLineChars="0"/>
        <w:rPr>
          <w:rFonts w:eastAsia="仿宋"/>
          <w:sz w:val="21"/>
        </w:rPr>
      </w:pPr>
      <w:bookmarkStart w:id="239" w:name="_Ref196030927"/>
      <w:r>
        <w:rPr>
          <w:rFonts w:eastAsia="仿宋"/>
          <w:sz w:val="21"/>
        </w:rPr>
        <w:t>Zhou W, Li L, Luo M, et al. REST API design patterns for SDN northbound API[C]//2014 28th international conference on advanced information networking and applications workshops. IEEE, 2014: 358-365.</w:t>
      </w:r>
    </w:p>
    <w:bookmarkEnd w:id="238"/>
    <w:bookmarkEnd w:id="239"/>
    <w:p w14:paraId="087F5BCE">
      <w:pPr>
        <w:pStyle w:val="36"/>
        <w:numPr>
          <w:ilvl w:val="0"/>
          <w:numId w:val="16"/>
        </w:numPr>
        <w:wordWrap w:val="0"/>
        <w:autoSpaceDE w:val="0"/>
        <w:autoSpaceDN w:val="0"/>
        <w:ind w:left="0" w:firstLine="0" w:firstLineChars="0"/>
        <w:rPr>
          <w:rFonts w:eastAsia="仿宋"/>
          <w:sz w:val="21"/>
        </w:rPr>
      </w:pPr>
      <w:bookmarkStart w:id="240" w:name="_Ref194782297"/>
      <w:r>
        <w:rPr>
          <w:rFonts w:hint="eastAsia" w:eastAsia="仿宋"/>
          <w:sz w:val="21"/>
        </w:rPr>
        <w:t>王道维.引入亚群策略的黏菌算法在网络攻击防御策略选择中的研究[D].湖北大学,2024.DOI:10.27130/d.cnki.ghubu.2024.001948.</w:t>
      </w:r>
      <w:bookmarkEnd w:id="240"/>
    </w:p>
    <w:p w14:paraId="18F1B2EC">
      <w:pPr>
        <w:pStyle w:val="36"/>
        <w:numPr>
          <w:ilvl w:val="0"/>
          <w:numId w:val="16"/>
        </w:numPr>
        <w:wordWrap w:val="0"/>
        <w:autoSpaceDE w:val="0"/>
        <w:autoSpaceDN w:val="0"/>
        <w:ind w:left="0" w:firstLine="0" w:firstLineChars="0"/>
        <w:rPr>
          <w:rFonts w:eastAsia="仿宋"/>
          <w:sz w:val="21"/>
        </w:rPr>
      </w:pPr>
      <w:bookmarkStart w:id="241" w:name="_Ref194782314"/>
      <w:r>
        <w:rPr>
          <w:rFonts w:hint="eastAsia" w:eastAsia="仿宋"/>
          <w:sz w:val="21"/>
        </w:rPr>
        <w:t>肖冉.SDN中控制器部署与路由优化研究[D].南京邮电大学,2022.DOI:10.27251/d.cnki.gnjdc.2022.001552.</w:t>
      </w:r>
      <w:bookmarkEnd w:id="241"/>
    </w:p>
    <w:p w14:paraId="21B96ED4">
      <w:pPr>
        <w:pStyle w:val="36"/>
        <w:numPr>
          <w:ilvl w:val="0"/>
          <w:numId w:val="16"/>
        </w:numPr>
        <w:wordWrap w:val="0"/>
        <w:autoSpaceDE w:val="0"/>
        <w:autoSpaceDN w:val="0"/>
        <w:ind w:left="0" w:firstLine="0" w:firstLineChars="0"/>
        <w:rPr>
          <w:rFonts w:eastAsia="仿宋"/>
          <w:sz w:val="21"/>
        </w:rPr>
      </w:pPr>
      <w:bookmarkStart w:id="242" w:name="_Ref196031292"/>
      <w:bookmarkStart w:id="243" w:name="_Ref194782324"/>
      <w:r>
        <w:rPr>
          <w:rFonts w:eastAsia="仿宋"/>
          <w:sz w:val="21"/>
        </w:rPr>
        <w:t>Berde P, Gerola M, Hart J, et al. ONOS: towards an open, distributed SDN OS[C]//Proceedings of the third workshop on Hot topics in software defined networking. 2014: 1-6.</w:t>
      </w:r>
    </w:p>
    <w:bookmarkEnd w:id="242"/>
    <w:p w14:paraId="0FD8D1D0">
      <w:pPr>
        <w:pStyle w:val="36"/>
        <w:numPr>
          <w:ilvl w:val="0"/>
          <w:numId w:val="16"/>
        </w:numPr>
        <w:wordWrap w:val="0"/>
        <w:autoSpaceDE w:val="0"/>
        <w:autoSpaceDN w:val="0"/>
        <w:ind w:left="0" w:firstLine="0" w:firstLineChars="0"/>
        <w:rPr>
          <w:rFonts w:eastAsia="仿宋"/>
          <w:sz w:val="21"/>
        </w:rPr>
      </w:pPr>
      <w:bookmarkStart w:id="244" w:name="_Ref196031365"/>
      <w:r>
        <w:rPr>
          <w:rFonts w:eastAsia="仿宋"/>
          <w:sz w:val="21"/>
        </w:rPr>
        <w:t>Medved J, Varga R, Tkacik A, et al. Opendaylight: Towards a model-driven sdn controller architecture[C]//Proceeding of IEEE international symposium on a world of wireless, mobile and multimedia networks 2014. IEEE, 2014: 1-6.</w:t>
      </w:r>
    </w:p>
    <w:p w14:paraId="54E981D0">
      <w:pPr>
        <w:pStyle w:val="36"/>
        <w:numPr>
          <w:ilvl w:val="0"/>
          <w:numId w:val="16"/>
        </w:numPr>
        <w:wordWrap w:val="0"/>
        <w:autoSpaceDE w:val="0"/>
        <w:autoSpaceDN w:val="0"/>
        <w:ind w:left="0" w:firstLine="0" w:firstLineChars="0"/>
        <w:rPr>
          <w:rFonts w:eastAsia="仿宋"/>
          <w:sz w:val="21"/>
        </w:rPr>
      </w:pPr>
      <w:r>
        <w:rPr>
          <w:rFonts w:hint="eastAsia" w:eastAsia="仿宋"/>
          <w:sz w:val="21"/>
        </w:rPr>
        <w:t>孟庆月.SDN网络南向安全防护系统研究与实现[D].北京邮电大学,2019.</w:t>
      </w:r>
      <w:bookmarkEnd w:id="243"/>
      <w:bookmarkEnd w:id="244"/>
    </w:p>
    <w:p w14:paraId="1D25E4CD">
      <w:pPr>
        <w:pStyle w:val="36"/>
        <w:numPr>
          <w:ilvl w:val="0"/>
          <w:numId w:val="16"/>
        </w:numPr>
        <w:wordWrap w:val="0"/>
        <w:autoSpaceDE w:val="0"/>
        <w:autoSpaceDN w:val="0"/>
        <w:ind w:left="0" w:firstLine="0" w:firstLineChars="0"/>
        <w:rPr>
          <w:rFonts w:eastAsia="仿宋"/>
          <w:sz w:val="21"/>
        </w:rPr>
      </w:pPr>
      <w:bookmarkStart w:id="245" w:name="_Ref194782332"/>
      <w:r>
        <w:rPr>
          <w:rFonts w:hint="eastAsia" w:eastAsia="仿宋"/>
          <w:sz w:val="21"/>
        </w:rPr>
        <w:t>徐敬文.基于SDN的数据中心网络的时空结合流量调度机制[D].北京邮电大学,2021.</w:t>
      </w:r>
      <w:del w:id="47" w:author="植任 钟" w:date="2025-05-24T19:40:00Z">
        <w:commentRangeStart w:id="2"/>
        <w:r>
          <w:rPr>
            <w:rFonts w:hint="eastAsia" w:eastAsia="仿宋"/>
            <w:sz w:val="21"/>
          </w:rPr>
          <w:delText>DOI:10.26969/d.cnki.gbydu.2021.000879.</w:delText>
        </w:r>
        <w:bookmarkEnd w:id="245"/>
        <w:commentRangeEnd w:id="2"/>
      </w:del>
      <w:r>
        <w:rPr>
          <w:rStyle w:val="27"/>
        </w:rPr>
        <w:commentReference w:id="2"/>
      </w:r>
    </w:p>
    <w:p w14:paraId="51C756F3">
      <w:pPr>
        <w:pStyle w:val="36"/>
        <w:numPr>
          <w:ilvl w:val="0"/>
          <w:numId w:val="16"/>
        </w:numPr>
        <w:wordWrap w:val="0"/>
        <w:autoSpaceDE w:val="0"/>
        <w:autoSpaceDN w:val="0"/>
        <w:ind w:left="0" w:firstLine="0" w:firstLineChars="0"/>
        <w:rPr>
          <w:rFonts w:eastAsia="仿宋"/>
          <w:sz w:val="21"/>
        </w:rPr>
      </w:pPr>
      <w:bookmarkStart w:id="246" w:name="_Ref194782345"/>
      <w:r>
        <w:rPr>
          <w:rFonts w:hint="eastAsia" w:eastAsia="仿宋"/>
          <w:sz w:val="21"/>
        </w:rPr>
        <w:t>邵禹铭.SDN数据中心流量调度策略的设计与实现[D].北京邮电大学,2022.DOI:10.26969/d.cnki.gbydu.2022.001108.</w:t>
      </w:r>
      <w:bookmarkEnd w:id="246"/>
    </w:p>
    <w:p w14:paraId="675F973E">
      <w:pPr>
        <w:pStyle w:val="36"/>
        <w:numPr>
          <w:ilvl w:val="0"/>
          <w:numId w:val="16"/>
        </w:numPr>
        <w:wordWrap w:val="0"/>
        <w:autoSpaceDE w:val="0"/>
        <w:autoSpaceDN w:val="0"/>
        <w:ind w:left="0" w:firstLine="0" w:firstLineChars="0"/>
        <w:rPr>
          <w:rFonts w:eastAsia="仿宋"/>
          <w:sz w:val="21"/>
        </w:rPr>
      </w:pPr>
      <w:bookmarkStart w:id="247" w:name="_Ref194782358"/>
      <w:r>
        <w:rPr>
          <w:rFonts w:hint="eastAsia" w:eastAsia="仿宋"/>
          <w:sz w:val="21"/>
        </w:rPr>
        <w:t>罗应鑫.基于SDN的流量调度系统的设计与实现[D].华南理工大学,2023.DOI:10.27151/d.cnki.ghnlu.2023.003576.</w:t>
      </w:r>
      <w:bookmarkEnd w:id="247"/>
    </w:p>
    <w:p w14:paraId="593A2619">
      <w:pPr>
        <w:pStyle w:val="36"/>
        <w:numPr>
          <w:ilvl w:val="0"/>
          <w:numId w:val="16"/>
        </w:numPr>
        <w:wordWrap w:val="0"/>
        <w:autoSpaceDE w:val="0"/>
        <w:autoSpaceDN w:val="0"/>
        <w:ind w:left="0" w:firstLine="0" w:firstLineChars="0"/>
        <w:rPr>
          <w:rFonts w:eastAsia="仿宋"/>
          <w:sz w:val="21"/>
        </w:rPr>
      </w:pPr>
      <w:bookmarkStart w:id="248" w:name="_Ref194782380"/>
      <w:r>
        <w:rPr>
          <w:rFonts w:hint="eastAsia" w:eastAsia="仿宋"/>
          <w:sz w:val="21"/>
        </w:rPr>
        <w:t>侯伯.基于深度学习的网络拥塞控制方法与训练测试平台[D].北京邮电大学,2024.DOI:10.26969/d.cnki.gbydu.2024.002565.</w:t>
      </w:r>
      <w:bookmarkEnd w:id="248"/>
    </w:p>
    <w:p w14:paraId="26D48199">
      <w:pPr>
        <w:pStyle w:val="36"/>
        <w:numPr>
          <w:ilvl w:val="0"/>
          <w:numId w:val="16"/>
        </w:numPr>
        <w:wordWrap w:val="0"/>
        <w:autoSpaceDE w:val="0"/>
        <w:autoSpaceDN w:val="0"/>
        <w:ind w:left="0" w:firstLine="0" w:firstLineChars="0"/>
        <w:rPr>
          <w:rFonts w:eastAsia="仿宋"/>
          <w:sz w:val="21"/>
        </w:rPr>
      </w:pPr>
      <w:bookmarkStart w:id="249" w:name="_Ref194782393"/>
      <w:r>
        <w:rPr>
          <w:rFonts w:hint="eastAsia" w:eastAsia="仿宋"/>
          <w:sz w:val="21"/>
        </w:rPr>
        <w:t>秦浩.基于WebGIS的滑坡监测数据管理分析系统设计与实现[D].重庆交通大学,2022.DOI:10.27671/d.cnki.gcjtc.2022.000120.</w:t>
      </w:r>
      <w:bookmarkEnd w:id="249"/>
    </w:p>
    <w:p w14:paraId="417C8F5E">
      <w:pPr>
        <w:pStyle w:val="36"/>
        <w:numPr>
          <w:ilvl w:val="0"/>
          <w:numId w:val="16"/>
        </w:numPr>
        <w:wordWrap w:val="0"/>
        <w:autoSpaceDE w:val="0"/>
        <w:autoSpaceDN w:val="0"/>
        <w:ind w:left="0" w:firstLine="0" w:firstLineChars="0"/>
        <w:rPr>
          <w:rFonts w:eastAsia="仿宋"/>
          <w:sz w:val="21"/>
        </w:rPr>
      </w:pPr>
      <w:bookmarkStart w:id="250" w:name="_Ref194782406"/>
      <w:r>
        <w:rPr>
          <w:rFonts w:hint="eastAsia" w:eastAsia="仿宋"/>
          <w:sz w:val="21"/>
        </w:rPr>
        <w:t>付健.基于SDN的应用编程接口技术研究与实现[D].南京邮电大学,2015.</w:t>
      </w:r>
      <w:bookmarkEnd w:id="250"/>
    </w:p>
    <w:p w14:paraId="6294D93F">
      <w:pPr>
        <w:pStyle w:val="36"/>
        <w:numPr>
          <w:ilvl w:val="0"/>
          <w:numId w:val="16"/>
        </w:numPr>
        <w:wordWrap w:val="0"/>
        <w:autoSpaceDE w:val="0"/>
        <w:autoSpaceDN w:val="0"/>
        <w:ind w:left="0" w:firstLine="0" w:firstLineChars="0"/>
        <w:rPr>
          <w:rFonts w:eastAsia="仿宋"/>
          <w:sz w:val="21"/>
        </w:rPr>
      </w:pPr>
      <w:bookmarkStart w:id="251" w:name="_Ref194782417"/>
      <w:r>
        <w:rPr>
          <w:rFonts w:hint="eastAsia" w:eastAsia="仿宋"/>
          <w:sz w:val="21"/>
        </w:rPr>
        <w:t>蒋荣.基于SDN技术的VLAN管理系统设计与实现[D].东南大学,2016.</w:t>
      </w:r>
      <w:bookmarkEnd w:id="251"/>
    </w:p>
    <w:p w14:paraId="035F2666">
      <w:pPr>
        <w:pStyle w:val="2"/>
        <w:numPr>
          <w:ilvl w:val="0"/>
          <w:numId w:val="0"/>
        </w:numPr>
      </w:pPr>
      <w:bookmarkStart w:id="252" w:name="_Toc20216"/>
      <w:bookmarkStart w:id="253" w:name="_Toc16448"/>
      <w:bookmarkStart w:id="254" w:name="_Toc208"/>
      <w:bookmarkStart w:id="255" w:name="_Toc196330189"/>
      <w:bookmarkStart w:id="256" w:name="_Toc3422"/>
      <w:bookmarkStart w:id="257" w:name="_Toc29801"/>
      <w:r>
        <w:rPr>
          <w:rFonts w:hint="eastAsia"/>
        </w:rPr>
        <w:t>致  谢</w:t>
      </w:r>
      <w:bookmarkEnd w:id="252"/>
      <w:bookmarkEnd w:id="253"/>
      <w:bookmarkEnd w:id="254"/>
      <w:bookmarkEnd w:id="255"/>
      <w:bookmarkEnd w:id="256"/>
      <w:bookmarkEnd w:id="257"/>
    </w:p>
    <w:p w14:paraId="7450C8BB">
      <w:pPr>
        <w:spacing w:before="312" w:beforeLines="100" w:after="312" w:afterLines="100"/>
        <w:ind w:firstLine="480"/>
      </w:pPr>
      <w:r>
        <w:t>在这一刻，我终于要为我的学生生涯画上一个圆满的句号了。当光标在“致谢”这两个字后面闪烁时，我才深刻地意识到，从专科到本科，这五年的漫长旅程即将结束。回顾这几年的点点滴滴，我心中充满了感激之情，对于在这个阶段遇到的每一个人和每一件事，我都怀有深深的谢意。</w:t>
      </w:r>
    </w:p>
    <w:p w14:paraId="5A31982E">
      <w:pPr>
        <w:spacing w:before="312" w:beforeLines="100" w:after="312" w:afterLines="100"/>
        <w:ind w:firstLine="480"/>
      </w:pPr>
      <w:r>
        <w:t>首先，我要特别地向我的导师表达我最诚挚的感谢。感谢您在毕业设计和论文写作过程中给予我的专业指导和无私帮助。是您的耐心教导和热情支持，让我顺利地完成了毕业设计和论文的撰写。</w:t>
      </w:r>
    </w:p>
    <w:p w14:paraId="3BA80C6E">
      <w:pPr>
        <w:spacing w:before="312" w:beforeLines="100" w:after="312" w:afterLines="100"/>
        <w:ind w:firstLine="480"/>
      </w:pPr>
      <w:r>
        <w:rPr>
          <w:rFonts w:hint="eastAsia"/>
        </w:rPr>
        <w:t>在此我要向我的家人致以诚挚且深厚的谢意，感谢你们给予我毫无保留的爱以及始终如一的支持，正是源于你们的鼓励与信任，使得我在漫漫求学之路上，内心始终充盈着力量，你们是我最为坚实可靠的后盾，是我得以持续不断前进的动力源头。</w:t>
      </w:r>
    </w:p>
    <w:p w14:paraId="38F1AB22">
      <w:pPr>
        <w:spacing w:before="312" w:beforeLines="100" w:after="312" w:afterLines="100"/>
        <w:ind w:firstLine="480"/>
      </w:pPr>
      <w:r>
        <w:rPr>
          <w:rFonts w:hint="eastAsia"/>
        </w:rPr>
        <w:t>感谢自己在这一路走来的历程中所呈现出的坚持以及所实现的成长，在这长达五年的学习之旅当中，我收获了十分珍贵的知识与经验，同时也历经了失去以及挫折，我体验到了成长所带来的喜悦，也直面了挑战所蕴含的艰辛，我感受到了欢笑之中的快乐，体会到了泪水背后的苦涩，我察觉到了激情的汹涌澎湃，也领悟到了遗憾的真实滋味。所有的这些经历都对我产生了深刻的塑造作用，教会了我怎样去接纳一个普通、平凡并且并不完美的自己，展望未来的日子，我会带着这份勇气以及成长，毅然决然地继续我自己的人生旅程。</w:t>
      </w:r>
    </w:p>
    <w:p w14:paraId="2A3F02A8">
      <w:pPr>
        <w:spacing w:before="312" w:beforeLines="100" w:after="312" w:afterLines="100"/>
        <w:ind w:firstLine="480"/>
      </w:pPr>
      <w:r>
        <w:t>这段美好的时光将永远镌刻在论文的每一页中。而关于未来的篇章，我将带着这份经历和记忆，继续坚定地向前走。</w:t>
      </w:r>
    </w:p>
    <w:p w14:paraId="4E55AF90">
      <w:pPr>
        <w:widowControl/>
        <w:spacing w:line="240" w:lineRule="auto"/>
        <w:ind w:firstLine="0" w:firstLineChars="0"/>
        <w:jc w:val="left"/>
      </w:pPr>
      <w:r>
        <w:br w:type="page"/>
      </w:r>
    </w:p>
    <w:p w14:paraId="483CFA8F">
      <w:pPr>
        <w:ind w:firstLine="602"/>
        <w:jc w:val="center"/>
        <w:rPr>
          <w:rFonts w:hint="eastAsia" w:ascii="黑体" w:hAnsi="黑体" w:eastAsia="黑体"/>
          <w:b/>
          <w:bCs/>
          <w:sz w:val="30"/>
          <w:szCs w:val="30"/>
        </w:rPr>
      </w:pPr>
      <w:r>
        <w:rPr>
          <w:rFonts w:hint="eastAsia" w:ascii="黑体" w:hAnsi="黑体" w:eastAsia="黑体"/>
          <w:b/>
          <w:bCs/>
          <w:sz w:val="30"/>
          <w:szCs w:val="30"/>
        </w:rPr>
        <w:t>原创性声明</w:t>
      </w:r>
    </w:p>
    <w:p w14:paraId="66651238">
      <w:pPr>
        <w:ind w:firstLine="602"/>
        <w:jc w:val="center"/>
        <w:rPr>
          <w:rFonts w:hint="eastAsia" w:ascii="黑体" w:hAnsi="黑体" w:eastAsia="黑体"/>
          <w:b/>
          <w:bCs/>
          <w:sz w:val="30"/>
          <w:szCs w:val="30"/>
        </w:rPr>
      </w:pPr>
    </w:p>
    <w:p w14:paraId="4E78D91E">
      <w:pPr>
        <w:ind w:firstLine="480"/>
      </w:pPr>
      <w:r>
        <w:rPr>
          <w:rFonts w:hint="eastAsia"/>
        </w:rPr>
        <w:t>本人郑重声明：所提交的毕业论文（设计），是本人在导师的指导下进行的研究工作及取得的成果。除文中已经注明引用的内容外，本论文（设计）不含其他个人或其他机构已经发表或撰写过的研究成果，也没有剽窃、抄袭等违反学术道德规范的侵权行为。对本论文（设计）的研究做出重要贡献的个人和集体，均已在文中以明确方式标明。本人愿意承担由本声明而引起的法律责任。</w:t>
      </w:r>
    </w:p>
    <w:p w14:paraId="0D2E2786">
      <w:pPr>
        <w:ind w:firstLine="480"/>
      </w:pPr>
    </w:p>
    <w:p w14:paraId="3EAEE811">
      <w:pPr>
        <w:ind w:firstLine="480"/>
      </w:pPr>
    </w:p>
    <w:p w14:paraId="5709AA58">
      <w:pPr>
        <w:ind w:firstLine="480"/>
      </w:pPr>
    </w:p>
    <w:p w14:paraId="28D8C777">
      <w:pPr>
        <w:ind w:firstLine="1680" w:firstLineChars="700"/>
      </w:pPr>
      <w:r>
        <w:rPr>
          <w:rFonts w:hint="eastAsia"/>
        </w:rPr>
        <w:t xml:space="preserve">学生签名：                   日期：    </w:t>
      </w:r>
      <w:r>
        <w:t xml:space="preserve">   </w:t>
      </w:r>
      <w:r>
        <w:rPr>
          <w:rFonts w:hint="eastAsia"/>
        </w:rPr>
        <w:t xml:space="preserve">年   </w:t>
      </w:r>
      <w:r>
        <w:t xml:space="preserve"> </w:t>
      </w:r>
      <w:r>
        <w:rPr>
          <w:rFonts w:hint="eastAsia"/>
        </w:rPr>
        <w:t xml:space="preserve">月  </w:t>
      </w:r>
      <w:r>
        <w:t xml:space="preserve"> </w:t>
      </w:r>
      <w:r>
        <w:rPr>
          <w:rFonts w:hint="eastAsia"/>
        </w:rPr>
        <w:t xml:space="preserve"> 日 </w:t>
      </w:r>
    </w:p>
    <w:p w14:paraId="1F68DD60">
      <w:pPr>
        <w:spacing w:line="360" w:lineRule="exact"/>
        <w:ind w:right="-766" w:firstLine="480"/>
      </w:pPr>
    </w:p>
    <w:p w14:paraId="150167BF">
      <w:pPr>
        <w:spacing w:line="360" w:lineRule="exact"/>
        <w:ind w:right="-766" w:firstLine="480"/>
      </w:pPr>
    </w:p>
    <w:p w14:paraId="71F5C2E1">
      <w:pPr>
        <w:ind w:firstLine="480"/>
      </w:pPr>
    </w:p>
    <w:p w14:paraId="7C42304A">
      <w:pPr>
        <w:ind w:firstLine="480"/>
      </w:pPr>
    </w:p>
    <w:sectPr>
      <w:footerReference r:id="rId17"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植任 钟" w:date="2025-05-24T19:34:00Z" w:initials="">
    <w:p w14:paraId="5D97E026">
      <w:pPr>
        <w:pStyle w:val="12"/>
        <w:ind w:firstLine="420"/>
        <w:rPr>
          <w:rFonts w:hint="eastAsia"/>
        </w:rPr>
      </w:pPr>
      <w:r>
        <w:rPr>
          <w:rFonts w:hint="eastAsia"/>
        </w:rPr>
        <w:t>4级标题改成（1）这种，全文保持一致。</w:t>
      </w:r>
    </w:p>
  </w:comment>
  <w:comment w:id="1" w:author="植任 钟" w:date="2025-05-24T19:39:00Z" w:initials="">
    <w:p w14:paraId="701574BE">
      <w:pPr>
        <w:pStyle w:val="12"/>
        <w:ind w:firstLine="420"/>
        <w:rPr>
          <w:rFonts w:hint="eastAsia"/>
        </w:rPr>
      </w:pPr>
      <w:r>
        <w:rPr>
          <w:rFonts w:hint="eastAsia"/>
        </w:rPr>
        <w:t>只有一个4级标题的话，可以去掉。后续也是一样。</w:t>
      </w:r>
    </w:p>
  </w:comment>
  <w:comment w:id="2" w:author="植任 钟" w:date="2025-05-24T19:41:00Z" w:initials="">
    <w:p w14:paraId="5147D32E">
      <w:pPr>
        <w:pStyle w:val="12"/>
        <w:ind w:firstLine="420"/>
      </w:pPr>
      <w:r>
        <w:rPr>
          <w:rFonts w:hint="eastAsia"/>
        </w:rPr>
        <w:t>DOI去掉。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D97E026" w15:done="0"/>
  <w15:commentEx w15:paraId="701574BE" w15:done="0"/>
  <w15:commentEx w15:paraId="5147D32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63A4D">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3FF63">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ABF04">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3D5AA">
    <w:pPr>
      <w:pStyle w:val="14"/>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69C1F0">
                          <w:pPr>
                            <w:pStyle w:val="14"/>
                            <w:ind w:firstLine="36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5869C1F0">
                    <w:pPr>
                      <w:pStyle w:val="14"/>
                      <w:ind w:firstLine="36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6EF69">
    <w:pPr>
      <w:pStyle w:val="14"/>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CAD7E5">
                          <w:pPr>
                            <w:pStyle w:val="14"/>
                            <w:ind w:firstLine="36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3ACAD7E5">
                    <w:pPr>
                      <w:pStyle w:val="14"/>
                      <w:ind w:firstLine="36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5D787">
    <w:pPr>
      <w:pStyle w:val="14"/>
      <w:ind w:firstLine="360"/>
    </w:pPr>
    <w:r>
      <mc:AlternateContent>
        <mc:Choice Requires="wps">
          <w:drawing>
            <wp:anchor distT="0" distB="0" distL="114300" distR="114300" simplePos="0" relativeHeight="251661312" behindDoc="0" locked="0" layoutInCell="1" allowOverlap="1">
              <wp:simplePos x="0" y="0"/>
              <wp:positionH relativeFrom="margin">
                <wp:posOffset>2558415</wp:posOffset>
              </wp:positionH>
              <wp:positionV relativeFrom="paragraph">
                <wp:posOffset>-2540</wp:posOffset>
              </wp:positionV>
              <wp:extent cx="514350" cy="400050"/>
              <wp:effectExtent l="0" t="0" r="0" b="0"/>
              <wp:wrapNone/>
              <wp:docPr id="4" name="文本框 4"/>
              <wp:cNvGraphicFramePr/>
              <a:graphic xmlns:a="http://schemas.openxmlformats.org/drawingml/2006/main">
                <a:graphicData uri="http://schemas.microsoft.com/office/word/2010/wordprocessingShape">
                  <wps:wsp>
                    <wps:cNvSpPr txBox="1"/>
                    <wps:spPr>
                      <a:xfrm>
                        <a:off x="0" y="0"/>
                        <a:ext cx="514350" cy="4000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7CD603">
                          <w:pPr>
                            <w:pStyle w:val="14"/>
                            <w:ind w:firstLine="36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1.45pt;margin-top:-0.2pt;height:31.5pt;width:40.5pt;mso-position-horizontal-relative:margin;z-index:251661312;mso-width-relative:page;mso-height-relative:page;" filled="f" stroked="f" coordsize="21600,21600" o:gfxdata="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ElII7XXAAAACAEAAA8AAAAAAAAAAQAgAAAAIgAAAGRycy9kb3ducmV2LnhtbFBLAQIU&#10;ABQAAAAIAIdO4kCNho3LLQIAAFUEAAAOAAAAAAAAAAEAIAAAACYBAABkcnMvZTJvRG9jLnhtbFBL&#10;BQYAAAAABgAGAFkBAADFBQAAAAA=&#10;">
              <v:fill on="f" focussize="0,0"/>
              <v:stroke on="f" weight="0.5pt"/>
              <v:imagedata o:title=""/>
              <o:lock v:ext="edit" aspectratio="f"/>
              <v:textbox inset="0mm,0mm,0mm,0mm">
                <w:txbxContent>
                  <w:p w14:paraId="4B7CD603">
                    <w:pPr>
                      <w:pStyle w:val="14"/>
                      <w:ind w:firstLine="360"/>
                    </w:pPr>
                    <w:r>
                      <w:fldChar w:fldCharType="begin"/>
                    </w:r>
                    <w:r>
                      <w:instrText xml:space="preserve"> PAGE  \* MERGEFORMAT </w:instrText>
                    </w:r>
                    <w:r>
                      <w:fldChar w:fldCharType="separate"/>
                    </w:r>
                    <w:r>
                      <w:t>3</w:t>
                    </w:r>
                    <w:r>
                      <w:fldChar w:fldCharType="end"/>
                    </w:r>
                  </w:p>
                </w:txbxContent>
              </v:textbox>
            </v:shape>
          </w:pict>
        </mc:Fallback>
      </mc:AlternateContent>
    </w:r>
    <w:r>
      <w:rPr>
        <w:rFonts w:hint="eastAsia"/>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2B12F">
    <w:pPr>
      <w:pStyle w:val="14"/>
      <w:tabs>
        <w:tab w:val="clear" w:pos="8306"/>
      </w:tabs>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BC0234">
                          <w:pPr>
                            <w:pStyle w:val="14"/>
                            <w:ind w:firstLine="36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03BC0234">
                    <w:pPr>
                      <w:pStyle w:val="14"/>
                      <w:ind w:firstLine="360"/>
                    </w:pPr>
                    <w:r>
                      <w:fldChar w:fldCharType="begin"/>
                    </w:r>
                    <w:r>
                      <w:instrText xml:space="preserve"> PAGE  \* MERGEFORMAT </w:instrText>
                    </w:r>
                    <w:r>
                      <w:fldChar w:fldCharType="separate"/>
                    </w:r>
                    <w:r>
                      <w:t>3</w:t>
                    </w:r>
                    <w:r>
                      <w:fldChar w:fldCharType="end"/>
                    </w:r>
                  </w:p>
                </w:txbxContent>
              </v:textbox>
            </v:shape>
          </w:pict>
        </mc:Fallback>
      </mc:AlternateContent>
    </w:r>
    <w:r>
      <w:rPr>
        <w:rFonts w:hint="eastAsia"/>
      </w:rPr>
      <w:tab/>
    </w:r>
    <w:r>
      <w:rPr>
        <w:rFonts w:hint="eastAsia"/>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72283">
    <w:pPr>
      <w:pStyle w:val="1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45183">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3AC10">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054A6">
    <w:pPr>
      <w:pStyle w:val="15"/>
      <w:ind w:firstLine="360"/>
      <w:jc w:val="right"/>
      <w:rPr>
        <w:rFonts w:hint="eastAsia" w:ascii="黑体" w:hAnsi="黑体" w:eastAsia="黑体" w:cs="黑体"/>
      </w:rPr>
    </w:pPr>
    <w:r>
      <w:rPr>
        <w:rFonts w:hint="eastAsia" w:ascii="黑体" w:hAnsi="黑体" w:eastAsia="黑体" w:cs="黑体"/>
      </w:rPr>
      <w:t>广西民族大学本科毕业论文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EC6622"/>
    <w:multiLevelType w:val="singleLevel"/>
    <w:tmpl w:val="85EC6622"/>
    <w:lvl w:ilvl="0" w:tentative="0">
      <w:start w:val="1"/>
      <w:numFmt w:val="decimal"/>
      <w:suff w:val="nothing"/>
      <w:lvlText w:val="（%1）"/>
      <w:lvlJc w:val="left"/>
    </w:lvl>
  </w:abstractNum>
  <w:abstractNum w:abstractNumId="1">
    <w:nsid w:val="8B1E6DE6"/>
    <w:multiLevelType w:val="singleLevel"/>
    <w:tmpl w:val="8B1E6DE6"/>
    <w:lvl w:ilvl="0" w:tentative="0">
      <w:start w:val="1"/>
      <w:numFmt w:val="decimal"/>
      <w:suff w:val="nothing"/>
      <w:lvlText w:val="（%1）"/>
      <w:lvlJc w:val="left"/>
    </w:lvl>
  </w:abstractNum>
  <w:abstractNum w:abstractNumId="2">
    <w:nsid w:val="8B78C769"/>
    <w:multiLevelType w:val="singleLevel"/>
    <w:tmpl w:val="8B78C769"/>
    <w:lvl w:ilvl="0" w:tentative="0">
      <w:start w:val="1"/>
      <w:numFmt w:val="decimal"/>
      <w:suff w:val="nothing"/>
      <w:lvlText w:val="（%1）"/>
      <w:lvlJc w:val="left"/>
    </w:lvl>
  </w:abstractNum>
  <w:abstractNum w:abstractNumId="3">
    <w:nsid w:val="A86AF5B5"/>
    <w:multiLevelType w:val="multilevel"/>
    <w:tmpl w:val="A86AF5B5"/>
    <w:lvl w:ilvl="0" w:tentative="0">
      <w:start w:val="1"/>
      <w:numFmt w:val="decimal"/>
      <w:pStyle w:val="2"/>
      <w:suff w:val="space"/>
      <w:lvlText w:val="%1"/>
      <w:lvlJc w:val="left"/>
      <w:pPr>
        <w:tabs>
          <w:tab w:val="left" w:pos="431"/>
        </w:tabs>
        <w:ind w:left="432" w:hanging="432"/>
      </w:pPr>
      <w:rPr>
        <w:rFonts w:hint="default"/>
      </w:rPr>
    </w:lvl>
    <w:lvl w:ilvl="1" w:tentative="0">
      <w:start w:val="1"/>
      <w:numFmt w:val="decimal"/>
      <w:pStyle w:val="3"/>
      <w:suff w:val="space"/>
      <w:lvlText w:val="%1.%2"/>
      <w:lvlJc w:val="left"/>
      <w:pPr>
        <w:tabs>
          <w:tab w:val="left" w:pos="431"/>
        </w:tabs>
        <w:ind w:left="720" w:hanging="576"/>
      </w:pPr>
      <w:rPr>
        <w:rFonts w:hint="default"/>
        <w:i w:val="0"/>
      </w:rPr>
    </w:lvl>
    <w:lvl w:ilvl="2" w:tentative="0">
      <w:start w:val="1"/>
      <w:numFmt w:val="decimal"/>
      <w:pStyle w:val="4"/>
      <w:suff w:val="space"/>
      <w:lvlText w:val="%1.%2.%3"/>
      <w:lvlJc w:val="left"/>
      <w:pPr>
        <w:tabs>
          <w:tab w:val="left" w:pos="431"/>
        </w:tabs>
        <w:ind w:left="720" w:hanging="720"/>
      </w:pPr>
      <w:rPr>
        <w:rFonts w:hint="default"/>
      </w:rPr>
    </w:lvl>
    <w:lvl w:ilvl="3" w:tentative="0">
      <w:start w:val="1"/>
      <w:numFmt w:val="decimal"/>
      <w:pStyle w:val="5"/>
      <w:suff w:val="space"/>
      <w:lvlText w:val="%1.%2.%3.%4"/>
      <w:lvlJc w:val="left"/>
      <w:pPr>
        <w:tabs>
          <w:tab w:val="left" w:pos="431"/>
        </w:tabs>
        <w:ind w:left="864" w:hanging="864"/>
      </w:pPr>
      <w:rPr>
        <w:rFonts w:hint="default"/>
      </w:rPr>
    </w:lvl>
    <w:lvl w:ilvl="4" w:tentative="0">
      <w:start w:val="1"/>
      <w:numFmt w:val="decimal"/>
      <w:pStyle w:val="6"/>
      <w:suff w:val="space"/>
      <w:lvlText w:val="%1.%2.%3.%4.%5"/>
      <w:lvlJc w:val="left"/>
      <w:pPr>
        <w:tabs>
          <w:tab w:val="left" w:pos="431"/>
        </w:tabs>
        <w:ind w:left="1008" w:hanging="1008"/>
      </w:pPr>
      <w:rPr>
        <w:rFonts w:hint="default"/>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4">
    <w:nsid w:val="AB8A0CB3"/>
    <w:multiLevelType w:val="singleLevel"/>
    <w:tmpl w:val="AB8A0CB3"/>
    <w:lvl w:ilvl="0" w:tentative="0">
      <w:start w:val="1"/>
      <w:numFmt w:val="decimal"/>
      <w:suff w:val="nothing"/>
      <w:lvlText w:val="（%1）"/>
      <w:lvlJc w:val="left"/>
    </w:lvl>
  </w:abstractNum>
  <w:abstractNum w:abstractNumId="5">
    <w:nsid w:val="B4EDA8DE"/>
    <w:multiLevelType w:val="singleLevel"/>
    <w:tmpl w:val="B4EDA8DE"/>
    <w:lvl w:ilvl="0" w:tentative="0">
      <w:start w:val="1"/>
      <w:numFmt w:val="decimal"/>
      <w:suff w:val="nothing"/>
      <w:lvlText w:val="（%1）"/>
      <w:lvlJc w:val="left"/>
    </w:lvl>
  </w:abstractNum>
  <w:abstractNum w:abstractNumId="6">
    <w:nsid w:val="CDBC4AF4"/>
    <w:multiLevelType w:val="singleLevel"/>
    <w:tmpl w:val="CDBC4AF4"/>
    <w:lvl w:ilvl="0" w:tentative="0">
      <w:start w:val="1"/>
      <w:numFmt w:val="decimal"/>
      <w:suff w:val="nothing"/>
      <w:lvlText w:val="（%1）"/>
      <w:lvlJc w:val="left"/>
    </w:lvl>
  </w:abstractNum>
  <w:abstractNum w:abstractNumId="7">
    <w:nsid w:val="CF57EBE0"/>
    <w:multiLevelType w:val="singleLevel"/>
    <w:tmpl w:val="CF57EBE0"/>
    <w:lvl w:ilvl="0" w:tentative="0">
      <w:start w:val="1"/>
      <w:numFmt w:val="decimal"/>
      <w:suff w:val="nothing"/>
      <w:lvlText w:val="（%1）"/>
      <w:lvlJc w:val="left"/>
    </w:lvl>
  </w:abstractNum>
  <w:abstractNum w:abstractNumId="8">
    <w:nsid w:val="DC98E234"/>
    <w:multiLevelType w:val="singleLevel"/>
    <w:tmpl w:val="DC98E234"/>
    <w:lvl w:ilvl="0" w:tentative="0">
      <w:start w:val="1"/>
      <w:numFmt w:val="decimal"/>
      <w:suff w:val="nothing"/>
      <w:lvlText w:val="（%1）"/>
      <w:lvlJc w:val="left"/>
    </w:lvl>
  </w:abstractNum>
  <w:abstractNum w:abstractNumId="9">
    <w:nsid w:val="148E3FF6"/>
    <w:multiLevelType w:val="multilevel"/>
    <w:tmpl w:val="148E3FF6"/>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18749614"/>
    <w:multiLevelType w:val="singleLevel"/>
    <w:tmpl w:val="18749614"/>
    <w:lvl w:ilvl="0" w:tentative="0">
      <w:start w:val="1"/>
      <w:numFmt w:val="decimal"/>
      <w:suff w:val="nothing"/>
      <w:lvlText w:val="（%1）"/>
      <w:lvlJc w:val="left"/>
    </w:lvl>
  </w:abstractNum>
  <w:abstractNum w:abstractNumId="11">
    <w:nsid w:val="1A5F6785"/>
    <w:multiLevelType w:val="singleLevel"/>
    <w:tmpl w:val="1A5F6785"/>
    <w:lvl w:ilvl="0" w:tentative="0">
      <w:start w:val="1"/>
      <w:numFmt w:val="decimal"/>
      <w:suff w:val="nothing"/>
      <w:lvlText w:val="（%1）"/>
      <w:lvlJc w:val="left"/>
    </w:lvl>
  </w:abstractNum>
  <w:abstractNum w:abstractNumId="12">
    <w:nsid w:val="25C16C01"/>
    <w:multiLevelType w:val="singleLevel"/>
    <w:tmpl w:val="25C16C01"/>
    <w:lvl w:ilvl="0" w:tentative="0">
      <w:start w:val="1"/>
      <w:numFmt w:val="decimal"/>
      <w:suff w:val="nothing"/>
      <w:lvlText w:val="（%1）"/>
      <w:lvlJc w:val="left"/>
    </w:lvl>
  </w:abstractNum>
  <w:abstractNum w:abstractNumId="13">
    <w:nsid w:val="355708B3"/>
    <w:multiLevelType w:val="singleLevel"/>
    <w:tmpl w:val="355708B3"/>
    <w:lvl w:ilvl="0" w:tentative="0">
      <w:start w:val="1"/>
      <w:numFmt w:val="decimal"/>
      <w:suff w:val="nothing"/>
      <w:lvlText w:val="（%1）"/>
      <w:lvlJc w:val="left"/>
    </w:lvl>
  </w:abstractNum>
  <w:abstractNum w:abstractNumId="14">
    <w:nsid w:val="76989AF8"/>
    <w:multiLevelType w:val="singleLevel"/>
    <w:tmpl w:val="76989AF8"/>
    <w:lvl w:ilvl="0" w:tentative="0">
      <w:start w:val="1"/>
      <w:numFmt w:val="decimal"/>
      <w:suff w:val="nothing"/>
      <w:lvlText w:val="（%1）"/>
      <w:lvlJc w:val="left"/>
    </w:lvl>
  </w:abstractNum>
  <w:abstractNum w:abstractNumId="15">
    <w:nsid w:val="78EECB5C"/>
    <w:multiLevelType w:val="singleLevel"/>
    <w:tmpl w:val="78EECB5C"/>
    <w:lvl w:ilvl="0" w:tentative="0">
      <w:start w:val="1"/>
      <w:numFmt w:val="decimal"/>
      <w:suff w:val="nothing"/>
      <w:lvlText w:val="（%1）"/>
      <w:lvlJc w:val="left"/>
    </w:lvl>
  </w:abstractNum>
  <w:num w:numId="1">
    <w:abstractNumId w:val="3"/>
  </w:num>
  <w:num w:numId="2">
    <w:abstractNumId w:val="11"/>
  </w:num>
  <w:num w:numId="3">
    <w:abstractNumId w:val="12"/>
  </w:num>
  <w:num w:numId="4">
    <w:abstractNumId w:val="6"/>
  </w:num>
  <w:num w:numId="5">
    <w:abstractNumId w:val="13"/>
  </w:num>
  <w:num w:numId="6">
    <w:abstractNumId w:val="0"/>
  </w:num>
  <w:num w:numId="7">
    <w:abstractNumId w:val="8"/>
  </w:num>
  <w:num w:numId="8">
    <w:abstractNumId w:val="15"/>
  </w:num>
  <w:num w:numId="9">
    <w:abstractNumId w:val="1"/>
  </w:num>
  <w:num w:numId="10">
    <w:abstractNumId w:val="10"/>
  </w:num>
  <w:num w:numId="11">
    <w:abstractNumId w:val="7"/>
  </w:num>
  <w:num w:numId="12">
    <w:abstractNumId w:val="2"/>
  </w:num>
  <w:num w:numId="13">
    <w:abstractNumId w:val="4"/>
  </w:num>
  <w:num w:numId="14">
    <w:abstractNumId w:val="14"/>
  </w:num>
  <w:num w:numId="15">
    <w:abstractNumId w:val="5"/>
  </w:num>
  <w:num w:numId="16">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植任 钟">
    <w15:presenceInfo w15:providerId="Windows Live" w15:userId="ce62b5e754c680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21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U5YTk2NWU3OTRhNTU0YjZlNWE0ODExMjY4YzM0MTgifQ=="/>
  </w:docVars>
  <w:rsids>
    <w:rsidRoot w:val="00347180"/>
    <w:rsid w:val="000039F2"/>
    <w:rsid w:val="000064E5"/>
    <w:rsid w:val="00016F3B"/>
    <w:rsid w:val="00021D75"/>
    <w:rsid w:val="00023B4B"/>
    <w:rsid w:val="00037E87"/>
    <w:rsid w:val="00044C4C"/>
    <w:rsid w:val="00046275"/>
    <w:rsid w:val="00046637"/>
    <w:rsid w:val="000612ED"/>
    <w:rsid w:val="00064295"/>
    <w:rsid w:val="00064614"/>
    <w:rsid w:val="00085764"/>
    <w:rsid w:val="00085809"/>
    <w:rsid w:val="00092664"/>
    <w:rsid w:val="0009352C"/>
    <w:rsid w:val="0009360E"/>
    <w:rsid w:val="000A1793"/>
    <w:rsid w:val="000B09CA"/>
    <w:rsid w:val="000B3C86"/>
    <w:rsid w:val="000B6A5F"/>
    <w:rsid w:val="000C111E"/>
    <w:rsid w:val="000C2C5B"/>
    <w:rsid w:val="000C6200"/>
    <w:rsid w:val="000C7857"/>
    <w:rsid w:val="000D0F9C"/>
    <w:rsid w:val="000D1B1A"/>
    <w:rsid w:val="000E136B"/>
    <w:rsid w:val="000F669D"/>
    <w:rsid w:val="001062F7"/>
    <w:rsid w:val="00112716"/>
    <w:rsid w:val="00125724"/>
    <w:rsid w:val="00131C88"/>
    <w:rsid w:val="00132F13"/>
    <w:rsid w:val="00135CD7"/>
    <w:rsid w:val="00145B6E"/>
    <w:rsid w:val="00152F2E"/>
    <w:rsid w:val="00167136"/>
    <w:rsid w:val="00170000"/>
    <w:rsid w:val="0018034E"/>
    <w:rsid w:val="0018077C"/>
    <w:rsid w:val="00182A61"/>
    <w:rsid w:val="001854F1"/>
    <w:rsid w:val="001866C0"/>
    <w:rsid w:val="00192CA5"/>
    <w:rsid w:val="00195AB7"/>
    <w:rsid w:val="00197E6F"/>
    <w:rsid w:val="001A2328"/>
    <w:rsid w:val="001B23B1"/>
    <w:rsid w:val="001B450D"/>
    <w:rsid w:val="001C048E"/>
    <w:rsid w:val="001C6ADB"/>
    <w:rsid w:val="001D1E9C"/>
    <w:rsid w:val="001D5AB3"/>
    <w:rsid w:val="001D6737"/>
    <w:rsid w:val="001D6E2C"/>
    <w:rsid w:val="001E2BC5"/>
    <w:rsid w:val="002039D9"/>
    <w:rsid w:val="00214C9D"/>
    <w:rsid w:val="00227690"/>
    <w:rsid w:val="0023565A"/>
    <w:rsid w:val="00235831"/>
    <w:rsid w:val="00237D1A"/>
    <w:rsid w:val="00244CE1"/>
    <w:rsid w:val="002454F3"/>
    <w:rsid w:val="00247EBC"/>
    <w:rsid w:val="002544B5"/>
    <w:rsid w:val="002544CD"/>
    <w:rsid w:val="00260626"/>
    <w:rsid w:val="00271420"/>
    <w:rsid w:val="00273AC1"/>
    <w:rsid w:val="00282C41"/>
    <w:rsid w:val="00293CA0"/>
    <w:rsid w:val="002A12B7"/>
    <w:rsid w:val="002B0B7B"/>
    <w:rsid w:val="002B4D1D"/>
    <w:rsid w:val="002C1697"/>
    <w:rsid w:val="002E2A7F"/>
    <w:rsid w:val="002E5499"/>
    <w:rsid w:val="002F1B3E"/>
    <w:rsid w:val="002F4A81"/>
    <w:rsid w:val="0030079F"/>
    <w:rsid w:val="00303603"/>
    <w:rsid w:val="003052C5"/>
    <w:rsid w:val="003077CC"/>
    <w:rsid w:val="00313A31"/>
    <w:rsid w:val="0031444D"/>
    <w:rsid w:val="0032026B"/>
    <w:rsid w:val="00347180"/>
    <w:rsid w:val="00354639"/>
    <w:rsid w:val="00355CC0"/>
    <w:rsid w:val="00367F62"/>
    <w:rsid w:val="0037019B"/>
    <w:rsid w:val="00371FC8"/>
    <w:rsid w:val="00375123"/>
    <w:rsid w:val="00375C83"/>
    <w:rsid w:val="0039044F"/>
    <w:rsid w:val="003909D6"/>
    <w:rsid w:val="00391E48"/>
    <w:rsid w:val="00394B72"/>
    <w:rsid w:val="003955F6"/>
    <w:rsid w:val="003A0CC1"/>
    <w:rsid w:val="003A1DEF"/>
    <w:rsid w:val="003A3BC0"/>
    <w:rsid w:val="003A6378"/>
    <w:rsid w:val="003A6AAD"/>
    <w:rsid w:val="003B0249"/>
    <w:rsid w:val="003B62FD"/>
    <w:rsid w:val="003C2FB1"/>
    <w:rsid w:val="003D12AB"/>
    <w:rsid w:val="003D5653"/>
    <w:rsid w:val="003D7378"/>
    <w:rsid w:val="003E1023"/>
    <w:rsid w:val="003E3A8F"/>
    <w:rsid w:val="003F47E6"/>
    <w:rsid w:val="003F5CC5"/>
    <w:rsid w:val="003F6BAA"/>
    <w:rsid w:val="00420751"/>
    <w:rsid w:val="004309C3"/>
    <w:rsid w:val="004434A9"/>
    <w:rsid w:val="00444324"/>
    <w:rsid w:val="0045070E"/>
    <w:rsid w:val="00452779"/>
    <w:rsid w:val="00455640"/>
    <w:rsid w:val="00457C88"/>
    <w:rsid w:val="004665AE"/>
    <w:rsid w:val="00470C68"/>
    <w:rsid w:val="00471372"/>
    <w:rsid w:val="0048046D"/>
    <w:rsid w:val="00490012"/>
    <w:rsid w:val="00490334"/>
    <w:rsid w:val="004A4500"/>
    <w:rsid w:val="004A5F00"/>
    <w:rsid w:val="004B6294"/>
    <w:rsid w:val="004C29E6"/>
    <w:rsid w:val="004C3EB4"/>
    <w:rsid w:val="004C4746"/>
    <w:rsid w:val="004D2D1B"/>
    <w:rsid w:val="004D7D76"/>
    <w:rsid w:val="004F0112"/>
    <w:rsid w:val="004F68B0"/>
    <w:rsid w:val="00501493"/>
    <w:rsid w:val="00507B1A"/>
    <w:rsid w:val="005151B4"/>
    <w:rsid w:val="0052656E"/>
    <w:rsid w:val="005275ED"/>
    <w:rsid w:val="005317DA"/>
    <w:rsid w:val="00532671"/>
    <w:rsid w:val="00533CAF"/>
    <w:rsid w:val="00537D46"/>
    <w:rsid w:val="005537C1"/>
    <w:rsid w:val="00554B6F"/>
    <w:rsid w:val="00557C7A"/>
    <w:rsid w:val="005623F1"/>
    <w:rsid w:val="00562EE2"/>
    <w:rsid w:val="005669E9"/>
    <w:rsid w:val="00577718"/>
    <w:rsid w:val="005809B5"/>
    <w:rsid w:val="005870FC"/>
    <w:rsid w:val="005902DE"/>
    <w:rsid w:val="005A5EBC"/>
    <w:rsid w:val="005A69C7"/>
    <w:rsid w:val="005C0D33"/>
    <w:rsid w:val="005C4E09"/>
    <w:rsid w:val="005C6FE6"/>
    <w:rsid w:val="005D09DC"/>
    <w:rsid w:val="005D0E1B"/>
    <w:rsid w:val="005D4CBC"/>
    <w:rsid w:val="005D6044"/>
    <w:rsid w:val="005E0079"/>
    <w:rsid w:val="005E3F23"/>
    <w:rsid w:val="005E4778"/>
    <w:rsid w:val="005E4DED"/>
    <w:rsid w:val="005E4EB0"/>
    <w:rsid w:val="005E6A1F"/>
    <w:rsid w:val="005F097D"/>
    <w:rsid w:val="005F3095"/>
    <w:rsid w:val="00601DF2"/>
    <w:rsid w:val="006052E3"/>
    <w:rsid w:val="006127AB"/>
    <w:rsid w:val="006150ED"/>
    <w:rsid w:val="00621661"/>
    <w:rsid w:val="0062430C"/>
    <w:rsid w:val="00624DF3"/>
    <w:rsid w:val="0062794A"/>
    <w:rsid w:val="0063142F"/>
    <w:rsid w:val="006352D2"/>
    <w:rsid w:val="0064759E"/>
    <w:rsid w:val="0065115C"/>
    <w:rsid w:val="006539D3"/>
    <w:rsid w:val="00666907"/>
    <w:rsid w:val="00680266"/>
    <w:rsid w:val="00681AD1"/>
    <w:rsid w:val="00691ACA"/>
    <w:rsid w:val="00693415"/>
    <w:rsid w:val="00696371"/>
    <w:rsid w:val="0069741B"/>
    <w:rsid w:val="006977AD"/>
    <w:rsid w:val="006A23A7"/>
    <w:rsid w:val="006B798C"/>
    <w:rsid w:val="006C06E0"/>
    <w:rsid w:val="006D4116"/>
    <w:rsid w:val="006E1A69"/>
    <w:rsid w:val="006E2293"/>
    <w:rsid w:val="006E38C3"/>
    <w:rsid w:val="006E4071"/>
    <w:rsid w:val="006E4D3C"/>
    <w:rsid w:val="006E66CE"/>
    <w:rsid w:val="00701F9F"/>
    <w:rsid w:val="00706C0F"/>
    <w:rsid w:val="0071317A"/>
    <w:rsid w:val="007158F6"/>
    <w:rsid w:val="00715BCF"/>
    <w:rsid w:val="00715E60"/>
    <w:rsid w:val="00722B71"/>
    <w:rsid w:val="0073438D"/>
    <w:rsid w:val="00743870"/>
    <w:rsid w:val="007460E6"/>
    <w:rsid w:val="007466FA"/>
    <w:rsid w:val="0074764A"/>
    <w:rsid w:val="00751B4A"/>
    <w:rsid w:val="00756726"/>
    <w:rsid w:val="007606B7"/>
    <w:rsid w:val="007611E6"/>
    <w:rsid w:val="0076525C"/>
    <w:rsid w:val="0076671E"/>
    <w:rsid w:val="00774A13"/>
    <w:rsid w:val="00775B8B"/>
    <w:rsid w:val="00780868"/>
    <w:rsid w:val="00783285"/>
    <w:rsid w:val="00786610"/>
    <w:rsid w:val="00787BC2"/>
    <w:rsid w:val="00794BE4"/>
    <w:rsid w:val="007A39D7"/>
    <w:rsid w:val="007A45AE"/>
    <w:rsid w:val="007A4EEC"/>
    <w:rsid w:val="007B4DBB"/>
    <w:rsid w:val="007B681E"/>
    <w:rsid w:val="007B6BA5"/>
    <w:rsid w:val="007C01D0"/>
    <w:rsid w:val="007C78E4"/>
    <w:rsid w:val="007C79BE"/>
    <w:rsid w:val="007D051B"/>
    <w:rsid w:val="007D0A88"/>
    <w:rsid w:val="007D77A6"/>
    <w:rsid w:val="007E102E"/>
    <w:rsid w:val="007F26EC"/>
    <w:rsid w:val="007F270A"/>
    <w:rsid w:val="007F62AF"/>
    <w:rsid w:val="007F79AF"/>
    <w:rsid w:val="00801C68"/>
    <w:rsid w:val="008020B2"/>
    <w:rsid w:val="00814A29"/>
    <w:rsid w:val="0081563C"/>
    <w:rsid w:val="00817FB1"/>
    <w:rsid w:val="008217CA"/>
    <w:rsid w:val="00821EB0"/>
    <w:rsid w:val="0082439A"/>
    <w:rsid w:val="00825F55"/>
    <w:rsid w:val="00831674"/>
    <w:rsid w:val="008405CB"/>
    <w:rsid w:val="00842D50"/>
    <w:rsid w:val="00850514"/>
    <w:rsid w:val="008542F6"/>
    <w:rsid w:val="00863F6F"/>
    <w:rsid w:val="008908E4"/>
    <w:rsid w:val="00893474"/>
    <w:rsid w:val="00896B2C"/>
    <w:rsid w:val="008974BF"/>
    <w:rsid w:val="008A4678"/>
    <w:rsid w:val="008B5928"/>
    <w:rsid w:val="008C1C6B"/>
    <w:rsid w:val="008C6237"/>
    <w:rsid w:val="008D78C3"/>
    <w:rsid w:val="008E4952"/>
    <w:rsid w:val="008E70ED"/>
    <w:rsid w:val="008E79A1"/>
    <w:rsid w:val="008F01AD"/>
    <w:rsid w:val="008F0700"/>
    <w:rsid w:val="009274CC"/>
    <w:rsid w:val="009325C0"/>
    <w:rsid w:val="009511AE"/>
    <w:rsid w:val="0095237B"/>
    <w:rsid w:val="009535D8"/>
    <w:rsid w:val="0095415C"/>
    <w:rsid w:val="00955519"/>
    <w:rsid w:val="009A1591"/>
    <w:rsid w:val="009A6F78"/>
    <w:rsid w:val="009C71E0"/>
    <w:rsid w:val="009C7CC9"/>
    <w:rsid w:val="009D1683"/>
    <w:rsid w:val="009E1131"/>
    <w:rsid w:val="009E18F6"/>
    <w:rsid w:val="009E2E01"/>
    <w:rsid w:val="009F1CAB"/>
    <w:rsid w:val="009F7205"/>
    <w:rsid w:val="00A060D0"/>
    <w:rsid w:val="00A06B28"/>
    <w:rsid w:val="00A1084A"/>
    <w:rsid w:val="00A11DB8"/>
    <w:rsid w:val="00A26948"/>
    <w:rsid w:val="00A30352"/>
    <w:rsid w:val="00A35AE2"/>
    <w:rsid w:val="00A47D61"/>
    <w:rsid w:val="00A60F63"/>
    <w:rsid w:val="00A632CF"/>
    <w:rsid w:val="00A70BFE"/>
    <w:rsid w:val="00A71203"/>
    <w:rsid w:val="00A75B6F"/>
    <w:rsid w:val="00A76D43"/>
    <w:rsid w:val="00A77DE3"/>
    <w:rsid w:val="00A8510C"/>
    <w:rsid w:val="00A856BB"/>
    <w:rsid w:val="00A908C7"/>
    <w:rsid w:val="00AA0592"/>
    <w:rsid w:val="00AB0095"/>
    <w:rsid w:val="00AB2D43"/>
    <w:rsid w:val="00AB71CC"/>
    <w:rsid w:val="00AC163D"/>
    <w:rsid w:val="00AC2A44"/>
    <w:rsid w:val="00AD0D3F"/>
    <w:rsid w:val="00AD3560"/>
    <w:rsid w:val="00AD505F"/>
    <w:rsid w:val="00AE12E4"/>
    <w:rsid w:val="00AE4136"/>
    <w:rsid w:val="00AE4C6B"/>
    <w:rsid w:val="00AF649E"/>
    <w:rsid w:val="00B001DC"/>
    <w:rsid w:val="00B00FA4"/>
    <w:rsid w:val="00B036FA"/>
    <w:rsid w:val="00B06D31"/>
    <w:rsid w:val="00B0737E"/>
    <w:rsid w:val="00B07AC4"/>
    <w:rsid w:val="00B10864"/>
    <w:rsid w:val="00B11E21"/>
    <w:rsid w:val="00B12FD0"/>
    <w:rsid w:val="00B154FD"/>
    <w:rsid w:val="00B16AB8"/>
    <w:rsid w:val="00B23AEE"/>
    <w:rsid w:val="00B368C4"/>
    <w:rsid w:val="00B566FA"/>
    <w:rsid w:val="00B623B0"/>
    <w:rsid w:val="00B63A70"/>
    <w:rsid w:val="00B70119"/>
    <w:rsid w:val="00B80584"/>
    <w:rsid w:val="00B9228E"/>
    <w:rsid w:val="00B95382"/>
    <w:rsid w:val="00B967B5"/>
    <w:rsid w:val="00B97D9D"/>
    <w:rsid w:val="00BB209A"/>
    <w:rsid w:val="00BB799A"/>
    <w:rsid w:val="00BC623F"/>
    <w:rsid w:val="00BC6819"/>
    <w:rsid w:val="00BD3049"/>
    <w:rsid w:val="00BD48BF"/>
    <w:rsid w:val="00BD73DE"/>
    <w:rsid w:val="00BE4FF5"/>
    <w:rsid w:val="00BF1FE7"/>
    <w:rsid w:val="00C02CA3"/>
    <w:rsid w:val="00C11EFE"/>
    <w:rsid w:val="00C12B9C"/>
    <w:rsid w:val="00C17B05"/>
    <w:rsid w:val="00C17E40"/>
    <w:rsid w:val="00C210C0"/>
    <w:rsid w:val="00C22663"/>
    <w:rsid w:val="00C22909"/>
    <w:rsid w:val="00C24A1D"/>
    <w:rsid w:val="00C24D1D"/>
    <w:rsid w:val="00C26A65"/>
    <w:rsid w:val="00C30555"/>
    <w:rsid w:val="00C332E5"/>
    <w:rsid w:val="00C369E4"/>
    <w:rsid w:val="00C43B34"/>
    <w:rsid w:val="00C45C5C"/>
    <w:rsid w:val="00C50781"/>
    <w:rsid w:val="00C54852"/>
    <w:rsid w:val="00C61805"/>
    <w:rsid w:val="00C62EF7"/>
    <w:rsid w:val="00C75828"/>
    <w:rsid w:val="00C84B56"/>
    <w:rsid w:val="00C85368"/>
    <w:rsid w:val="00C8782B"/>
    <w:rsid w:val="00C96658"/>
    <w:rsid w:val="00CA0E40"/>
    <w:rsid w:val="00CA5B24"/>
    <w:rsid w:val="00CB38B2"/>
    <w:rsid w:val="00CC2663"/>
    <w:rsid w:val="00CC3485"/>
    <w:rsid w:val="00CC7732"/>
    <w:rsid w:val="00CE3FF0"/>
    <w:rsid w:val="00D00259"/>
    <w:rsid w:val="00D04914"/>
    <w:rsid w:val="00D07514"/>
    <w:rsid w:val="00D15AE3"/>
    <w:rsid w:val="00D177FF"/>
    <w:rsid w:val="00D2126B"/>
    <w:rsid w:val="00D32DB3"/>
    <w:rsid w:val="00D4040C"/>
    <w:rsid w:val="00D4450A"/>
    <w:rsid w:val="00D459CB"/>
    <w:rsid w:val="00D65A27"/>
    <w:rsid w:val="00D6667F"/>
    <w:rsid w:val="00D74B11"/>
    <w:rsid w:val="00D74EEC"/>
    <w:rsid w:val="00D74F0F"/>
    <w:rsid w:val="00D8215F"/>
    <w:rsid w:val="00D83C8C"/>
    <w:rsid w:val="00D87041"/>
    <w:rsid w:val="00D94E2B"/>
    <w:rsid w:val="00DA7AE7"/>
    <w:rsid w:val="00DB056C"/>
    <w:rsid w:val="00DB08E9"/>
    <w:rsid w:val="00DB0E91"/>
    <w:rsid w:val="00DB465F"/>
    <w:rsid w:val="00DB6A03"/>
    <w:rsid w:val="00DC479D"/>
    <w:rsid w:val="00DC6A19"/>
    <w:rsid w:val="00DE02B0"/>
    <w:rsid w:val="00DF3BA2"/>
    <w:rsid w:val="00DF524F"/>
    <w:rsid w:val="00DF5A7C"/>
    <w:rsid w:val="00E00118"/>
    <w:rsid w:val="00E0798D"/>
    <w:rsid w:val="00E22F33"/>
    <w:rsid w:val="00E234A9"/>
    <w:rsid w:val="00E2633D"/>
    <w:rsid w:val="00E3205C"/>
    <w:rsid w:val="00E36511"/>
    <w:rsid w:val="00E375B6"/>
    <w:rsid w:val="00E40A1A"/>
    <w:rsid w:val="00E419CC"/>
    <w:rsid w:val="00E45976"/>
    <w:rsid w:val="00E46790"/>
    <w:rsid w:val="00E47BC1"/>
    <w:rsid w:val="00E512CB"/>
    <w:rsid w:val="00E544E6"/>
    <w:rsid w:val="00E57B79"/>
    <w:rsid w:val="00E65CEC"/>
    <w:rsid w:val="00E72DD6"/>
    <w:rsid w:val="00E74B7B"/>
    <w:rsid w:val="00E7526A"/>
    <w:rsid w:val="00E7564B"/>
    <w:rsid w:val="00E7700F"/>
    <w:rsid w:val="00E82925"/>
    <w:rsid w:val="00E836AB"/>
    <w:rsid w:val="00E8461C"/>
    <w:rsid w:val="00E87BD4"/>
    <w:rsid w:val="00E916C6"/>
    <w:rsid w:val="00EA5ADE"/>
    <w:rsid w:val="00EA7256"/>
    <w:rsid w:val="00EB098A"/>
    <w:rsid w:val="00EB1AF4"/>
    <w:rsid w:val="00EB21FF"/>
    <w:rsid w:val="00EC6B01"/>
    <w:rsid w:val="00ED7923"/>
    <w:rsid w:val="00EE77A8"/>
    <w:rsid w:val="00EF6758"/>
    <w:rsid w:val="00F03008"/>
    <w:rsid w:val="00F03C57"/>
    <w:rsid w:val="00F1033F"/>
    <w:rsid w:val="00F20282"/>
    <w:rsid w:val="00F20E95"/>
    <w:rsid w:val="00F3117D"/>
    <w:rsid w:val="00F352C9"/>
    <w:rsid w:val="00F36F2A"/>
    <w:rsid w:val="00F45132"/>
    <w:rsid w:val="00F46E27"/>
    <w:rsid w:val="00F52659"/>
    <w:rsid w:val="00F64127"/>
    <w:rsid w:val="00F65976"/>
    <w:rsid w:val="00F65F26"/>
    <w:rsid w:val="00F65F90"/>
    <w:rsid w:val="00F667AC"/>
    <w:rsid w:val="00F97769"/>
    <w:rsid w:val="00FA11BB"/>
    <w:rsid w:val="00FA1356"/>
    <w:rsid w:val="00FA4557"/>
    <w:rsid w:val="00FA4957"/>
    <w:rsid w:val="00FA4EE6"/>
    <w:rsid w:val="00FA69D9"/>
    <w:rsid w:val="00FB207D"/>
    <w:rsid w:val="00FB5A75"/>
    <w:rsid w:val="00FC4577"/>
    <w:rsid w:val="00FD6207"/>
    <w:rsid w:val="00FE1C15"/>
    <w:rsid w:val="00FE2A10"/>
    <w:rsid w:val="00FF3391"/>
    <w:rsid w:val="02173F31"/>
    <w:rsid w:val="030D7760"/>
    <w:rsid w:val="038D16A3"/>
    <w:rsid w:val="03D54FA8"/>
    <w:rsid w:val="03E26848"/>
    <w:rsid w:val="03F47798"/>
    <w:rsid w:val="04673CA2"/>
    <w:rsid w:val="04CA3F1C"/>
    <w:rsid w:val="04D66726"/>
    <w:rsid w:val="050F3850"/>
    <w:rsid w:val="055661F0"/>
    <w:rsid w:val="05BB1DF5"/>
    <w:rsid w:val="06167EA8"/>
    <w:rsid w:val="06A9159F"/>
    <w:rsid w:val="07B76CEE"/>
    <w:rsid w:val="084A7B62"/>
    <w:rsid w:val="087F3566"/>
    <w:rsid w:val="092B7994"/>
    <w:rsid w:val="09385C0D"/>
    <w:rsid w:val="093932E1"/>
    <w:rsid w:val="0A200B7B"/>
    <w:rsid w:val="0A4F1888"/>
    <w:rsid w:val="0A605F46"/>
    <w:rsid w:val="0ADF27E4"/>
    <w:rsid w:val="0BD47E6F"/>
    <w:rsid w:val="0C0308E5"/>
    <w:rsid w:val="0D215336"/>
    <w:rsid w:val="0D38677B"/>
    <w:rsid w:val="0E341099"/>
    <w:rsid w:val="0E954174"/>
    <w:rsid w:val="0F2D3171"/>
    <w:rsid w:val="0FC84EF5"/>
    <w:rsid w:val="0FDA5C70"/>
    <w:rsid w:val="1030040D"/>
    <w:rsid w:val="104A4963"/>
    <w:rsid w:val="108E3F5A"/>
    <w:rsid w:val="11BB4310"/>
    <w:rsid w:val="12217B86"/>
    <w:rsid w:val="12265FBE"/>
    <w:rsid w:val="12522C18"/>
    <w:rsid w:val="12596DA1"/>
    <w:rsid w:val="129E1A97"/>
    <w:rsid w:val="14243A17"/>
    <w:rsid w:val="15720884"/>
    <w:rsid w:val="162A1BD4"/>
    <w:rsid w:val="163A4B24"/>
    <w:rsid w:val="16AC3A9B"/>
    <w:rsid w:val="172813CD"/>
    <w:rsid w:val="17740758"/>
    <w:rsid w:val="17BB0135"/>
    <w:rsid w:val="17D2475A"/>
    <w:rsid w:val="17E51656"/>
    <w:rsid w:val="17F65611"/>
    <w:rsid w:val="18845060"/>
    <w:rsid w:val="18B16CFB"/>
    <w:rsid w:val="18CD4A53"/>
    <w:rsid w:val="19773B27"/>
    <w:rsid w:val="19BC47A3"/>
    <w:rsid w:val="1A8213DE"/>
    <w:rsid w:val="1AE45BF4"/>
    <w:rsid w:val="1AF369DB"/>
    <w:rsid w:val="1B0248EA"/>
    <w:rsid w:val="1B130F83"/>
    <w:rsid w:val="1BD73063"/>
    <w:rsid w:val="1C323DA9"/>
    <w:rsid w:val="1C3B5CE8"/>
    <w:rsid w:val="1C511068"/>
    <w:rsid w:val="1C9A0C60"/>
    <w:rsid w:val="1D643905"/>
    <w:rsid w:val="1D8B2357"/>
    <w:rsid w:val="1E3E561C"/>
    <w:rsid w:val="1E906484"/>
    <w:rsid w:val="1EC93137"/>
    <w:rsid w:val="1F5361EF"/>
    <w:rsid w:val="1F5570C1"/>
    <w:rsid w:val="1F807907"/>
    <w:rsid w:val="1FA37E2C"/>
    <w:rsid w:val="201C0F49"/>
    <w:rsid w:val="20321CE8"/>
    <w:rsid w:val="2043516B"/>
    <w:rsid w:val="208E6FE2"/>
    <w:rsid w:val="20BE55FC"/>
    <w:rsid w:val="21076199"/>
    <w:rsid w:val="21274A8D"/>
    <w:rsid w:val="21B01D21"/>
    <w:rsid w:val="21E51911"/>
    <w:rsid w:val="22FD42C4"/>
    <w:rsid w:val="23307C29"/>
    <w:rsid w:val="23B53E5C"/>
    <w:rsid w:val="24342F33"/>
    <w:rsid w:val="243E61F2"/>
    <w:rsid w:val="2446347C"/>
    <w:rsid w:val="252F5CBE"/>
    <w:rsid w:val="25560DD8"/>
    <w:rsid w:val="25927635"/>
    <w:rsid w:val="259A5268"/>
    <w:rsid w:val="25F32F5F"/>
    <w:rsid w:val="260821E1"/>
    <w:rsid w:val="2633151A"/>
    <w:rsid w:val="26805E84"/>
    <w:rsid w:val="26CA0394"/>
    <w:rsid w:val="270B261C"/>
    <w:rsid w:val="27181100"/>
    <w:rsid w:val="271E5FEA"/>
    <w:rsid w:val="27335F39"/>
    <w:rsid w:val="2902124D"/>
    <w:rsid w:val="297104FC"/>
    <w:rsid w:val="29AC721E"/>
    <w:rsid w:val="29B71390"/>
    <w:rsid w:val="2A192772"/>
    <w:rsid w:val="2AC04784"/>
    <w:rsid w:val="2AF11099"/>
    <w:rsid w:val="2B14398C"/>
    <w:rsid w:val="2B225598"/>
    <w:rsid w:val="2B604E86"/>
    <w:rsid w:val="2B7C3182"/>
    <w:rsid w:val="2BFB07C6"/>
    <w:rsid w:val="2C187698"/>
    <w:rsid w:val="2C526E62"/>
    <w:rsid w:val="2D371BB4"/>
    <w:rsid w:val="2D9E55E6"/>
    <w:rsid w:val="2E05199D"/>
    <w:rsid w:val="2E532A1D"/>
    <w:rsid w:val="2EAF7625"/>
    <w:rsid w:val="2EC102CF"/>
    <w:rsid w:val="2F3740ED"/>
    <w:rsid w:val="2F563647"/>
    <w:rsid w:val="2FEF6776"/>
    <w:rsid w:val="303B7C0D"/>
    <w:rsid w:val="308570DA"/>
    <w:rsid w:val="30B67293"/>
    <w:rsid w:val="30FE727C"/>
    <w:rsid w:val="312E32CE"/>
    <w:rsid w:val="31A55C86"/>
    <w:rsid w:val="33494E33"/>
    <w:rsid w:val="33DE2D76"/>
    <w:rsid w:val="34050C5E"/>
    <w:rsid w:val="349A057F"/>
    <w:rsid w:val="34AD41DF"/>
    <w:rsid w:val="35494B7A"/>
    <w:rsid w:val="356E14A4"/>
    <w:rsid w:val="35DD27B8"/>
    <w:rsid w:val="35EE15A2"/>
    <w:rsid w:val="36FB00F6"/>
    <w:rsid w:val="37357164"/>
    <w:rsid w:val="390A2872"/>
    <w:rsid w:val="3925145A"/>
    <w:rsid w:val="392B39DF"/>
    <w:rsid w:val="3966642A"/>
    <w:rsid w:val="3A145757"/>
    <w:rsid w:val="3A58390D"/>
    <w:rsid w:val="3A6050B2"/>
    <w:rsid w:val="3ACD1DA9"/>
    <w:rsid w:val="3B0357CB"/>
    <w:rsid w:val="3B1878EB"/>
    <w:rsid w:val="3B9465EE"/>
    <w:rsid w:val="3BC85B12"/>
    <w:rsid w:val="3BCE7B87"/>
    <w:rsid w:val="3C095063"/>
    <w:rsid w:val="3C1A32AA"/>
    <w:rsid w:val="3C7F0E81"/>
    <w:rsid w:val="3C872D5D"/>
    <w:rsid w:val="3D073351"/>
    <w:rsid w:val="3D4F5EBD"/>
    <w:rsid w:val="3D84421E"/>
    <w:rsid w:val="3DF31B27"/>
    <w:rsid w:val="3E0B6E71"/>
    <w:rsid w:val="3E202B5A"/>
    <w:rsid w:val="3E463C9C"/>
    <w:rsid w:val="3E500D27"/>
    <w:rsid w:val="3E963E8F"/>
    <w:rsid w:val="401902C6"/>
    <w:rsid w:val="40C71158"/>
    <w:rsid w:val="411B41E8"/>
    <w:rsid w:val="418665C6"/>
    <w:rsid w:val="41914987"/>
    <w:rsid w:val="43910CEA"/>
    <w:rsid w:val="45406A42"/>
    <w:rsid w:val="45B61A56"/>
    <w:rsid w:val="45FD228D"/>
    <w:rsid w:val="463E7697"/>
    <w:rsid w:val="467001B9"/>
    <w:rsid w:val="4670640B"/>
    <w:rsid w:val="46C500F1"/>
    <w:rsid w:val="46CC2146"/>
    <w:rsid w:val="46FC1A4C"/>
    <w:rsid w:val="46FF114E"/>
    <w:rsid w:val="4773248D"/>
    <w:rsid w:val="490527D2"/>
    <w:rsid w:val="4906550A"/>
    <w:rsid w:val="49F10972"/>
    <w:rsid w:val="4A452FDE"/>
    <w:rsid w:val="4A872382"/>
    <w:rsid w:val="4A977AF4"/>
    <w:rsid w:val="4AE96741"/>
    <w:rsid w:val="4AF92AD0"/>
    <w:rsid w:val="4AFE25B9"/>
    <w:rsid w:val="4B647BC0"/>
    <w:rsid w:val="4C334E7A"/>
    <w:rsid w:val="4C891FD4"/>
    <w:rsid w:val="4D4E33A8"/>
    <w:rsid w:val="4D7B4A28"/>
    <w:rsid w:val="4DF32E00"/>
    <w:rsid w:val="4DF52A33"/>
    <w:rsid w:val="4E094A4F"/>
    <w:rsid w:val="4ED225C5"/>
    <w:rsid w:val="4F8801CF"/>
    <w:rsid w:val="500876B4"/>
    <w:rsid w:val="50995146"/>
    <w:rsid w:val="51694182"/>
    <w:rsid w:val="51CC4EE6"/>
    <w:rsid w:val="51F02B24"/>
    <w:rsid w:val="52CA29FF"/>
    <w:rsid w:val="540234F1"/>
    <w:rsid w:val="54E46F1C"/>
    <w:rsid w:val="550979AB"/>
    <w:rsid w:val="55EB056E"/>
    <w:rsid w:val="56BF4844"/>
    <w:rsid w:val="570B7D94"/>
    <w:rsid w:val="57304168"/>
    <w:rsid w:val="57414D17"/>
    <w:rsid w:val="5750595D"/>
    <w:rsid w:val="57840787"/>
    <w:rsid w:val="578501A0"/>
    <w:rsid w:val="584E527C"/>
    <w:rsid w:val="58937D37"/>
    <w:rsid w:val="58C425E6"/>
    <w:rsid w:val="592A5995"/>
    <w:rsid w:val="5A424703"/>
    <w:rsid w:val="5A8B55A3"/>
    <w:rsid w:val="5AC16286"/>
    <w:rsid w:val="5AFC3EFB"/>
    <w:rsid w:val="5B231F9C"/>
    <w:rsid w:val="5BDE39BF"/>
    <w:rsid w:val="5C2A2760"/>
    <w:rsid w:val="5CF157EE"/>
    <w:rsid w:val="5DCF02D5"/>
    <w:rsid w:val="5DE64D3A"/>
    <w:rsid w:val="5E6D4A94"/>
    <w:rsid w:val="5E8641B2"/>
    <w:rsid w:val="5EB56C59"/>
    <w:rsid w:val="5EF62DCD"/>
    <w:rsid w:val="5F6D7533"/>
    <w:rsid w:val="5FD2225B"/>
    <w:rsid w:val="5FE13A7D"/>
    <w:rsid w:val="6254032C"/>
    <w:rsid w:val="62AA0157"/>
    <w:rsid w:val="62DB15FD"/>
    <w:rsid w:val="62FF4946"/>
    <w:rsid w:val="63780255"/>
    <w:rsid w:val="646D1074"/>
    <w:rsid w:val="647E7AED"/>
    <w:rsid w:val="64DC0476"/>
    <w:rsid w:val="64E75689"/>
    <w:rsid w:val="66135729"/>
    <w:rsid w:val="66C8504F"/>
    <w:rsid w:val="66E107AF"/>
    <w:rsid w:val="67775C43"/>
    <w:rsid w:val="67AC2691"/>
    <w:rsid w:val="67FF3FA9"/>
    <w:rsid w:val="686F517E"/>
    <w:rsid w:val="69054F96"/>
    <w:rsid w:val="690A420D"/>
    <w:rsid w:val="691F2D3A"/>
    <w:rsid w:val="6AF02DC7"/>
    <w:rsid w:val="6BD11C59"/>
    <w:rsid w:val="6C1C6D32"/>
    <w:rsid w:val="6C5D26DE"/>
    <w:rsid w:val="6CE801F9"/>
    <w:rsid w:val="6CF46B9E"/>
    <w:rsid w:val="6DAB3881"/>
    <w:rsid w:val="6DC26C9C"/>
    <w:rsid w:val="6DC9002B"/>
    <w:rsid w:val="6E376C09"/>
    <w:rsid w:val="6ED00F45"/>
    <w:rsid w:val="6EF530A1"/>
    <w:rsid w:val="6EF8049C"/>
    <w:rsid w:val="6F3332FA"/>
    <w:rsid w:val="70182BA3"/>
    <w:rsid w:val="7047664D"/>
    <w:rsid w:val="708366E0"/>
    <w:rsid w:val="70AD50B4"/>
    <w:rsid w:val="70E346B3"/>
    <w:rsid w:val="71AB7A47"/>
    <w:rsid w:val="71CB2C84"/>
    <w:rsid w:val="72896A8F"/>
    <w:rsid w:val="72D82ABE"/>
    <w:rsid w:val="72DD1E82"/>
    <w:rsid w:val="733767B9"/>
    <w:rsid w:val="736D3206"/>
    <w:rsid w:val="73880040"/>
    <w:rsid w:val="74800173"/>
    <w:rsid w:val="74C04F97"/>
    <w:rsid w:val="753F002B"/>
    <w:rsid w:val="756B06CB"/>
    <w:rsid w:val="75E651DD"/>
    <w:rsid w:val="76004A23"/>
    <w:rsid w:val="76332218"/>
    <w:rsid w:val="76612DCA"/>
    <w:rsid w:val="76B50376"/>
    <w:rsid w:val="77440722"/>
    <w:rsid w:val="79134850"/>
    <w:rsid w:val="7AFE508C"/>
    <w:rsid w:val="7BAB5214"/>
    <w:rsid w:val="7C90015F"/>
    <w:rsid w:val="7D406586"/>
    <w:rsid w:val="7D773259"/>
    <w:rsid w:val="7DCE51E9"/>
    <w:rsid w:val="7DD10836"/>
    <w:rsid w:val="7E0C070F"/>
    <w:rsid w:val="7E2C29ED"/>
    <w:rsid w:val="7EC02599"/>
    <w:rsid w:val="7F8407C7"/>
    <w:rsid w:val="FE7F21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72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8"/>
    <w:qFormat/>
    <w:uiPriority w:val="9"/>
    <w:pPr>
      <w:keepLines/>
      <w:pageBreakBefore/>
      <w:numPr>
        <w:ilvl w:val="0"/>
        <w:numId w:val="1"/>
      </w:numPr>
      <w:tabs>
        <w:tab w:val="left" w:pos="432"/>
        <w:tab w:val="clear" w:pos="431"/>
      </w:tabs>
      <w:spacing w:before="340" w:after="330" w:line="576" w:lineRule="auto"/>
      <w:ind w:firstLine="0" w:firstLineChars="0"/>
      <w:jc w:val="center"/>
      <w:outlineLvl w:val="0"/>
    </w:pPr>
    <w:rPr>
      <w:rFonts w:ascii="Calibri" w:hAnsi="Calibri" w:eastAsia="黑体" w:cs="宋体"/>
      <w:b/>
      <w:bCs/>
      <w:kern w:val="44"/>
      <w:sz w:val="30"/>
      <w:szCs w:val="44"/>
    </w:rPr>
  </w:style>
  <w:style w:type="paragraph" w:styleId="3">
    <w:name w:val="heading 2"/>
    <w:basedOn w:val="1"/>
    <w:next w:val="1"/>
    <w:link w:val="30"/>
    <w:unhideWhenUsed/>
    <w:qFormat/>
    <w:uiPriority w:val="0"/>
    <w:pPr>
      <w:keepNext/>
      <w:keepLines/>
      <w:numPr>
        <w:ilvl w:val="1"/>
        <w:numId w:val="1"/>
      </w:numPr>
      <w:tabs>
        <w:tab w:val="left" w:pos="576"/>
        <w:tab w:val="clear" w:pos="431"/>
      </w:tabs>
      <w:spacing w:before="260" w:after="260" w:line="413" w:lineRule="auto"/>
      <w:ind w:firstLine="0" w:firstLineChars="0"/>
      <w:outlineLvl w:val="1"/>
    </w:pPr>
    <w:rPr>
      <w:rFonts w:ascii="Arial" w:hAnsi="Arial" w:eastAsia="黑体"/>
      <w:b/>
      <w:sz w:val="28"/>
    </w:rPr>
  </w:style>
  <w:style w:type="paragraph" w:styleId="4">
    <w:name w:val="heading 3"/>
    <w:basedOn w:val="1"/>
    <w:next w:val="1"/>
    <w:link w:val="37"/>
    <w:unhideWhenUsed/>
    <w:qFormat/>
    <w:uiPriority w:val="0"/>
    <w:pPr>
      <w:keepNext/>
      <w:keepLines/>
      <w:numPr>
        <w:ilvl w:val="2"/>
        <w:numId w:val="1"/>
      </w:numPr>
      <w:tabs>
        <w:tab w:val="left" w:pos="720"/>
        <w:tab w:val="clear" w:pos="431"/>
      </w:tabs>
      <w:spacing w:before="260" w:after="260" w:line="413" w:lineRule="auto"/>
      <w:ind w:firstLine="0" w:firstLineChars="0"/>
      <w:outlineLvl w:val="2"/>
    </w:pPr>
    <w:rPr>
      <w:rFonts w:eastAsia="黑体"/>
      <w:b/>
    </w:rPr>
  </w:style>
  <w:style w:type="paragraph" w:styleId="5">
    <w:name w:val="heading 4"/>
    <w:basedOn w:val="1"/>
    <w:next w:val="1"/>
    <w:unhideWhenUsed/>
    <w:qFormat/>
    <w:uiPriority w:val="0"/>
    <w:pPr>
      <w:keepNext/>
      <w:keepLines/>
      <w:numPr>
        <w:ilvl w:val="3"/>
        <w:numId w:val="1"/>
      </w:numPr>
      <w:tabs>
        <w:tab w:val="left" w:pos="864"/>
        <w:tab w:val="clear" w:pos="431"/>
      </w:tabs>
      <w:spacing w:before="280" w:after="290" w:line="372" w:lineRule="auto"/>
      <w:ind w:firstLine="0" w:firstLineChars="0"/>
      <w:outlineLvl w:val="3"/>
    </w:pPr>
    <w:rPr>
      <w:rFonts w:ascii="Arial" w:hAnsi="Arial" w:eastAsia="黑体"/>
      <w:b/>
      <w:sz w:val="21"/>
    </w:rPr>
  </w:style>
  <w:style w:type="paragraph" w:styleId="6">
    <w:name w:val="heading 5"/>
    <w:basedOn w:val="1"/>
    <w:next w:val="1"/>
    <w:semiHidden/>
    <w:unhideWhenUsed/>
    <w:qFormat/>
    <w:uiPriority w:val="0"/>
    <w:pPr>
      <w:keepNext/>
      <w:keepLines/>
      <w:numPr>
        <w:ilvl w:val="4"/>
        <w:numId w:val="1"/>
      </w:numPr>
      <w:tabs>
        <w:tab w:val="left" w:pos="1008"/>
        <w:tab w:val="clear" w:pos="431"/>
      </w:tabs>
      <w:spacing w:before="280" w:after="290" w:line="372" w:lineRule="auto"/>
      <w:ind w:firstLine="0"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ind w:firstLine="0" w:firstLineChars="0"/>
      <w:outlineLvl w:val="5"/>
    </w:pPr>
    <w:rPr>
      <w:rFonts w:ascii="Arial" w:hAnsi="Arial" w:eastAsia="黑体"/>
      <w:b/>
    </w:rPr>
  </w:style>
  <w:style w:type="paragraph" w:styleId="8">
    <w:name w:val="heading 7"/>
    <w:basedOn w:val="1"/>
    <w:next w:val="1"/>
    <w:semiHidden/>
    <w:unhideWhenUsed/>
    <w:qFormat/>
    <w:uiPriority w:val="0"/>
    <w:pPr>
      <w:keepNext/>
      <w:keepLines/>
      <w:numPr>
        <w:ilvl w:val="6"/>
        <w:numId w:val="1"/>
      </w:numPr>
      <w:spacing w:before="240" w:after="64" w:line="317" w:lineRule="auto"/>
      <w:ind w:firstLine="0" w:firstLineChars="0"/>
      <w:outlineLvl w:val="6"/>
    </w:pPr>
    <w:rPr>
      <w:b/>
    </w:rPr>
  </w:style>
  <w:style w:type="paragraph" w:styleId="9">
    <w:name w:val="heading 8"/>
    <w:basedOn w:val="1"/>
    <w:next w:val="1"/>
    <w:semiHidden/>
    <w:unhideWhenUsed/>
    <w:qFormat/>
    <w:uiPriority w:val="0"/>
    <w:pPr>
      <w:keepNext/>
      <w:keepLines/>
      <w:numPr>
        <w:ilvl w:val="7"/>
        <w:numId w:val="1"/>
      </w:numPr>
      <w:spacing w:before="240" w:after="64" w:line="317" w:lineRule="auto"/>
      <w:ind w:firstLine="0" w:firstLineChars="0"/>
      <w:outlineLvl w:val="7"/>
    </w:pPr>
    <w:rPr>
      <w:rFonts w:ascii="Arial" w:hAnsi="Arial" w:eastAsia="黑体"/>
    </w:rPr>
  </w:style>
  <w:style w:type="paragraph" w:styleId="10">
    <w:name w:val="heading 9"/>
    <w:basedOn w:val="1"/>
    <w:next w:val="1"/>
    <w:semiHidden/>
    <w:unhideWhenUsed/>
    <w:qFormat/>
    <w:uiPriority w:val="0"/>
    <w:pPr>
      <w:keepNext/>
      <w:keepLines/>
      <w:numPr>
        <w:ilvl w:val="8"/>
        <w:numId w:val="1"/>
      </w:numPr>
      <w:spacing w:before="240" w:after="64" w:line="317" w:lineRule="auto"/>
      <w:ind w:firstLine="0" w:firstLineChars="0"/>
      <w:outlineLvl w:val="8"/>
    </w:pPr>
    <w:rPr>
      <w:rFonts w:ascii="Arial" w:hAnsi="Arial" w:eastAsia="黑体"/>
      <w:sz w:val="21"/>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0"/>
  </w:style>
  <w:style w:type="paragraph" w:styleId="12">
    <w:name w:val="annotation text"/>
    <w:basedOn w:val="1"/>
    <w:link w:val="34"/>
    <w:qFormat/>
    <w:uiPriority w:val="0"/>
    <w:pPr>
      <w:jc w:val="left"/>
    </w:pPr>
  </w:style>
  <w:style w:type="paragraph" w:styleId="13">
    <w:name w:val="toc 3"/>
    <w:basedOn w:val="1"/>
    <w:next w:val="1"/>
    <w:qFormat/>
    <w:uiPriority w:val="39"/>
    <w:pPr>
      <w:spacing w:after="100" w:line="276" w:lineRule="auto"/>
      <w:ind w:left="448" w:firstLine="0" w:firstLineChars="0"/>
      <w:jc w:val="left"/>
    </w:pPr>
    <w:rPr>
      <w:rFonts w:eastAsia="黑体"/>
      <w:b/>
    </w:r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6">
    <w:name w:val="toc 1"/>
    <w:basedOn w:val="1"/>
    <w:next w:val="1"/>
    <w:qFormat/>
    <w:uiPriority w:val="39"/>
    <w:pPr>
      <w:spacing w:after="100"/>
      <w:ind w:firstLine="0" w:firstLineChars="0"/>
      <w:jc w:val="left"/>
    </w:pPr>
    <w:rPr>
      <w:rFonts w:eastAsia="黑体"/>
      <w:b/>
      <w:sz w:val="30"/>
    </w:rPr>
  </w:style>
  <w:style w:type="paragraph" w:styleId="17">
    <w:name w:val="table of figures"/>
    <w:basedOn w:val="1"/>
    <w:next w:val="1"/>
    <w:qFormat/>
    <w:uiPriority w:val="0"/>
    <w:pPr>
      <w:ind w:left="200" w:leftChars="200" w:hanging="200" w:hangingChars="200"/>
    </w:pPr>
  </w:style>
  <w:style w:type="paragraph" w:styleId="18">
    <w:name w:val="toc 2"/>
    <w:basedOn w:val="1"/>
    <w:next w:val="1"/>
    <w:qFormat/>
    <w:uiPriority w:val="39"/>
    <w:pPr>
      <w:spacing w:after="100" w:line="276" w:lineRule="auto"/>
      <w:ind w:left="215" w:firstLine="0" w:firstLineChars="0"/>
      <w:jc w:val="left"/>
    </w:pPr>
    <w:rPr>
      <w:rFonts w:eastAsia="黑体"/>
      <w:b/>
      <w:sz w:val="28"/>
    </w:rPr>
  </w:style>
  <w:style w:type="paragraph" w:styleId="19">
    <w:name w:val="Normal (Web)"/>
    <w:basedOn w:val="1"/>
    <w:qFormat/>
    <w:uiPriority w:val="0"/>
  </w:style>
  <w:style w:type="paragraph" w:styleId="20">
    <w:name w:val="annotation subject"/>
    <w:basedOn w:val="12"/>
    <w:next w:val="12"/>
    <w:link w:val="35"/>
    <w:qFormat/>
    <w:uiPriority w:val="0"/>
    <w:rPr>
      <w:b/>
      <w:bCs/>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24">
    <w:name w:val="Strong"/>
    <w:basedOn w:val="23"/>
    <w:qFormat/>
    <w:uiPriority w:val="0"/>
    <w:rPr>
      <w:b/>
    </w:rPr>
  </w:style>
  <w:style w:type="character" w:styleId="25">
    <w:name w:val="Hyperlink"/>
    <w:basedOn w:val="23"/>
    <w:unhideWhenUsed/>
    <w:qFormat/>
    <w:uiPriority w:val="99"/>
    <w:rPr>
      <w:color w:val="0026E5" w:themeColor="hyperlink"/>
      <w:u w:val="single"/>
      <w14:textFill>
        <w14:solidFill>
          <w14:schemeClr w14:val="hlink"/>
        </w14:solidFill>
      </w14:textFill>
    </w:rPr>
  </w:style>
  <w:style w:type="character" w:styleId="26">
    <w:name w:val="HTML Code"/>
    <w:basedOn w:val="23"/>
    <w:qFormat/>
    <w:uiPriority w:val="0"/>
    <w:rPr>
      <w:rFonts w:ascii="Courier New" w:hAnsi="Courier New"/>
      <w:sz w:val="20"/>
    </w:rPr>
  </w:style>
  <w:style w:type="character" w:styleId="27">
    <w:name w:val="annotation reference"/>
    <w:basedOn w:val="23"/>
    <w:qFormat/>
    <w:uiPriority w:val="0"/>
    <w:rPr>
      <w:sz w:val="21"/>
      <w:szCs w:val="21"/>
    </w:rPr>
  </w:style>
  <w:style w:type="character" w:customStyle="1" w:styleId="28">
    <w:name w:val="标题 1 字符"/>
    <w:basedOn w:val="23"/>
    <w:link w:val="2"/>
    <w:qFormat/>
    <w:uiPriority w:val="0"/>
    <w:rPr>
      <w:rFonts w:ascii="Calibri" w:hAnsi="Calibri" w:eastAsia="黑体" w:cs="宋体"/>
      <w:b/>
      <w:bCs/>
      <w:kern w:val="44"/>
      <w:sz w:val="30"/>
      <w:szCs w:val="44"/>
    </w:rPr>
  </w:style>
  <w:style w:type="paragraph" w:customStyle="1" w:styleId="29">
    <w:name w:val="正文1"/>
    <w:basedOn w:val="1"/>
    <w:qFormat/>
    <w:uiPriority w:val="0"/>
    <w:pPr>
      <w:spacing w:line="400" w:lineRule="atLeast"/>
      <w:jc w:val="left"/>
    </w:pPr>
    <w:rPr>
      <w:rFonts w:cs="宋体"/>
      <w:szCs w:val="28"/>
    </w:rPr>
  </w:style>
  <w:style w:type="character" w:customStyle="1" w:styleId="30">
    <w:name w:val="标题 2 字符"/>
    <w:link w:val="3"/>
    <w:qFormat/>
    <w:uiPriority w:val="0"/>
    <w:rPr>
      <w:rFonts w:ascii="Arial" w:hAnsi="Arial" w:eastAsia="黑体"/>
      <w:b/>
      <w:sz w:val="28"/>
    </w:rPr>
  </w:style>
  <w:style w:type="paragraph" w:customStyle="1" w:styleId="31">
    <w:name w:val="公式"/>
    <w:basedOn w:val="1"/>
    <w:qFormat/>
    <w:uiPriority w:val="0"/>
    <w:pPr>
      <w:tabs>
        <w:tab w:val="center" w:pos="4200"/>
        <w:tab w:val="right" w:pos="8505"/>
      </w:tabs>
      <w:spacing w:line="240" w:lineRule="atLeast"/>
      <w:ind w:firstLine="0" w:firstLineChars="0"/>
      <w:jc w:val="center"/>
    </w:pPr>
    <w:rPr>
      <w:position w:val="-68"/>
      <w:szCs w:val="21"/>
    </w:rPr>
  </w:style>
  <w:style w:type="paragraph" w:customStyle="1" w:styleId="32">
    <w:name w:val="图片"/>
    <w:basedOn w:val="1"/>
    <w:qFormat/>
    <w:uiPriority w:val="0"/>
    <w:pPr>
      <w:keepNext/>
      <w:spacing w:before="50" w:beforeLines="50" w:line="240" w:lineRule="auto"/>
      <w:ind w:firstLine="0" w:firstLineChars="0"/>
      <w:jc w:val="center"/>
    </w:pPr>
    <w:rPr>
      <w:rFonts w:asciiTheme="minorHAnsi" w:hAnsiTheme="minorHAnsi" w:eastAsiaTheme="minorEastAsia"/>
    </w:rPr>
  </w:style>
  <w:style w:type="paragraph" w:customStyle="1" w:styleId="33">
    <w:name w:val="表格"/>
    <w:basedOn w:val="1"/>
    <w:qFormat/>
    <w:uiPriority w:val="0"/>
    <w:pPr>
      <w:snapToGrid w:val="0"/>
      <w:ind w:firstLine="0" w:firstLineChars="0"/>
      <w:jc w:val="center"/>
    </w:pPr>
    <w:rPr>
      <w:color w:val="000000"/>
      <w:szCs w:val="21"/>
    </w:rPr>
  </w:style>
  <w:style w:type="character" w:customStyle="1" w:styleId="34">
    <w:name w:val="批注文字 字符"/>
    <w:basedOn w:val="23"/>
    <w:link w:val="12"/>
    <w:qFormat/>
    <w:uiPriority w:val="0"/>
    <w:rPr>
      <w:kern w:val="2"/>
      <w:sz w:val="24"/>
      <w:szCs w:val="24"/>
    </w:rPr>
  </w:style>
  <w:style w:type="character" w:customStyle="1" w:styleId="35">
    <w:name w:val="批注主题 字符"/>
    <w:basedOn w:val="34"/>
    <w:link w:val="20"/>
    <w:qFormat/>
    <w:uiPriority w:val="0"/>
    <w:rPr>
      <w:b/>
      <w:bCs/>
      <w:kern w:val="2"/>
      <w:sz w:val="24"/>
      <w:szCs w:val="24"/>
    </w:rPr>
  </w:style>
  <w:style w:type="paragraph" w:styleId="36">
    <w:name w:val="List Paragraph"/>
    <w:basedOn w:val="1"/>
    <w:unhideWhenUsed/>
    <w:qFormat/>
    <w:uiPriority w:val="99"/>
    <w:pPr>
      <w:ind w:firstLine="420"/>
    </w:pPr>
  </w:style>
  <w:style w:type="character" w:customStyle="1" w:styleId="37">
    <w:name w:val="标题 3 字符"/>
    <w:basedOn w:val="23"/>
    <w:link w:val="4"/>
    <w:qFormat/>
    <w:uiPriority w:val="0"/>
    <w:rPr>
      <w:rFonts w:eastAsia="黑体"/>
      <w:b/>
      <w:kern w:val="2"/>
      <w:sz w:val="24"/>
      <w:szCs w:val="24"/>
    </w:rPr>
  </w:style>
  <w:style w:type="paragraph" w:customStyle="1" w:styleId="38">
    <w:name w:val="修订1"/>
    <w:hidden/>
    <w:unhideWhenUsed/>
    <w:qFormat/>
    <w:uiPriority w:val="99"/>
    <w:rPr>
      <w:rFonts w:ascii="Times New Roman" w:hAnsi="Times New Roman" w:eastAsia="宋体" w:cs="Times New Roman"/>
      <w:kern w:val="2"/>
      <w:sz w:val="24"/>
      <w:szCs w:val="24"/>
      <w:lang w:val="en-US" w:eastAsia="zh-CN" w:bidi="ar-SA"/>
    </w:rPr>
  </w:style>
  <w:style w:type="paragraph" w:customStyle="1" w:styleId="39">
    <w:name w:val="修订2"/>
    <w:hidden/>
    <w:unhideWhenUsed/>
    <w:qFormat/>
    <w:uiPriority w:val="99"/>
    <w:rPr>
      <w:rFonts w:ascii="Times New Roman" w:hAnsi="Times New Roman" w:eastAsia="宋体" w:cs="Times New Roman"/>
      <w:kern w:val="2"/>
      <w:sz w:val="24"/>
      <w:szCs w:val="24"/>
      <w:lang w:val="en-US" w:eastAsia="zh-CN" w:bidi="ar-SA"/>
    </w:rPr>
  </w:style>
  <w:style w:type="paragraph" w:customStyle="1" w:styleId="40">
    <w:name w:val="修订3"/>
    <w:hidden/>
    <w:unhideWhenUsed/>
    <w:qFormat/>
    <w:uiPriority w:val="99"/>
    <w:rPr>
      <w:rFonts w:ascii="Times New Roman" w:hAnsi="Times New Roman" w:eastAsia="宋体" w:cs="Times New Roman"/>
      <w:kern w:val="2"/>
      <w:sz w:val="24"/>
      <w:szCs w:val="24"/>
      <w:lang w:val="en-US" w:eastAsia="zh-CN" w:bidi="ar-SA"/>
    </w:rPr>
  </w:style>
  <w:style w:type="paragraph" w:customStyle="1" w:styleId="41">
    <w:name w:val="修订4"/>
    <w:hidden/>
    <w:unhideWhenUsed/>
    <w:qFormat/>
    <w:uiPriority w:val="99"/>
    <w:rPr>
      <w:rFonts w:ascii="Times New Roman" w:hAnsi="Times New Roman" w:eastAsia="宋体" w:cs="Times New Roman"/>
      <w:kern w:val="2"/>
      <w:sz w:val="24"/>
      <w:szCs w:val="24"/>
      <w:lang w:val="en-US" w:eastAsia="zh-CN" w:bidi="ar-SA"/>
    </w:rPr>
  </w:style>
  <w:style w:type="paragraph" w:customStyle="1" w:styleId="42">
    <w:name w:val="Revision"/>
    <w:hidden/>
    <w:unhideWhenUsed/>
    <w:qFormat/>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7" Type="http://schemas.microsoft.com/office/2011/relationships/people" Target="people.xml"/><Relationship Id="rId56" Type="http://schemas.openxmlformats.org/officeDocument/2006/relationships/fontTable" Target="fontTable.xml"/><Relationship Id="rId55" Type="http://schemas.openxmlformats.org/officeDocument/2006/relationships/customXml" Target="../customXml/item2.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footnotes" Target="footnotes.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microsoft.com/office/2011/relationships/commentsExtended" Target="commentsExtended.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comments" Target="comments.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jpeg"/><Relationship Id="rId21" Type="http://schemas.openxmlformats.org/officeDocument/2006/relationships/image" Target="media/image3.png"/><Relationship Id="rId20" Type="http://schemas.openxmlformats.org/officeDocument/2006/relationships/image" Target="media/image2.jpeg"/><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C56194-3808-4CB4-BF74-57878596BC9F}">
  <ds:schemaRefs/>
</ds:datastoreItem>
</file>

<file path=docProps/app.xml><?xml version="1.0" encoding="utf-8"?>
<Properties xmlns="http://schemas.openxmlformats.org/officeDocument/2006/extended-properties" xmlns:vt="http://schemas.openxmlformats.org/officeDocument/2006/docPropsVTypes">
  <Template>Normal.dotm</Template>
  <Pages>51</Pages>
  <Words>3366</Words>
  <Characters>4986</Characters>
  <Lines>216</Lines>
  <Paragraphs>60</Paragraphs>
  <TotalTime>261</TotalTime>
  <ScaleCrop>false</ScaleCrop>
  <LinksUpToDate>false</LinksUpToDate>
  <CharactersWithSpaces>5614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2025-04-23T01:54:00Z</dcterms:created>
  <dc:creator>lzx</dc:creator>
  <cp:lastModifiedBy>钟植任</cp:lastModifiedBy>
  <cp:lastPrinted>2025-05-05T09:44:00Z</cp:lastPrinted>
  <dcterms:modified xsi:type="dcterms:W3CDTF">2026-03-11T13:53:06Z</dcterms:modified>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E2CDA22233D5474EB4EBC4DB84D8689E_13</vt:lpwstr>
  </property>
  <property fmtid="{D5CDD505-2E9C-101B-9397-08002B2CF9AE}" pid="4" name="KSOTemplateDocerSaveRecord">
    <vt:lpwstr>eyJoZGlkIjoiNWZiNjk0ZmViNzcxM2RlNGFhNzIyNjEzZDFhODkwYzUiLCJ1c2VySWQiOiIxNjk4OTc1NzQ2In0=</vt:lpwstr>
  </property>
</Properties>
</file>